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7"/>
        <w:tblW w:w="0" w:type="auto"/>
        <w:tblInd w:w="5637" w:type="dxa"/>
        <w:tblLook w:val="04A0" w:firstRow="1" w:lastRow="0" w:firstColumn="1" w:lastColumn="0" w:noHBand="0" w:noVBand="1"/>
      </w:tblPr>
      <w:tblGrid>
        <w:gridCol w:w="992"/>
        <w:gridCol w:w="992"/>
        <w:gridCol w:w="2233"/>
      </w:tblGrid>
      <w:tr w:rsidR="00817C66" w:rsidRPr="007674FE" w14:paraId="0B9055CA" w14:textId="77777777" w:rsidTr="00965117">
        <w:tc>
          <w:tcPr>
            <w:tcW w:w="992" w:type="dxa"/>
          </w:tcPr>
          <w:p w14:paraId="24E310BB"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文档状态</w:t>
            </w:r>
          </w:p>
        </w:tc>
        <w:tc>
          <w:tcPr>
            <w:tcW w:w="992" w:type="dxa"/>
          </w:tcPr>
          <w:p w14:paraId="3605AB5A"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保密级别</w:t>
            </w:r>
          </w:p>
        </w:tc>
        <w:tc>
          <w:tcPr>
            <w:tcW w:w="2233" w:type="dxa"/>
          </w:tcPr>
          <w:p w14:paraId="128B783C" w14:textId="66FCEEA7" w:rsidR="00817C66" w:rsidRPr="007674FE" w:rsidRDefault="00931998">
            <w:pPr>
              <w:rPr>
                <w:rFonts w:ascii="Times New Roman" w:hAnsi="Times New Roman" w:cs="Times New Roman"/>
                <w:sz w:val="18"/>
                <w:szCs w:val="18"/>
              </w:rPr>
            </w:pPr>
            <w:r>
              <w:rPr>
                <w:rFonts w:ascii="Times New Roman" w:hAnsi="Times New Roman" w:cs="Times New Roman" w:hint="eastAsia"/>
                <w:sz w:val="18"/>
                <w:szCs w:val="18"/>
              </w:rPr>
              <w:t>最高</w:t>
            </w:r>
          </w:p>
        </w:tc>
      </w:tr>
      <w:tr w:rsidR="00817C66" w:rsidRPr="007674FE" w14:paraId="2C5A69E1" w14:textId="77777777" w:rsidTr="00965117">
        <w:tc>
          <w:tcPr>
            <w:tcW w:w="992" w:type="dxa"/>
            <w:vMerge w:val="restart"/>
          </w:tcPr>
          <w:p w14:paraId="3B37DE81" w14:textId="1C820CAC" w:rsidR="00817C66" w:rsidRPr="007674FE" w:rsidRDefault="00CD0618">
            <w:pPr>
              <w:rPr>
                <w:rFonts w:ascii="Times New Roman" w:hAnsi="Times New Roman" w:cs="Times New Roman"/>
                <w:sz w:val="18"/>
                <w:szCs w:val="18"/>
              </w:rPr>
            </w:pPr>
            <w:r w:rsidRPr="007674FE">
              <w:rPr>
                <w:rFonts w:ascii="Times New Roman" w:hAnsi="Times New Roman" w:cs="Times New Roman"/>
                <w:sz w:val="18"/>
                <w:szCs w:val="18"/>
              </w:rPr>
              <w:t>[</w:t>
            </w:r>
            <w:r w:rsidR="00931998">
              <w:rPr>
                <w:rFonts w:ascii="Times New Roman" w:hAnsi="Times New Roman" w:cs="Times New Roman" w:hint="eastAsia"/>
                <w:sz w:val="18"/>
                <w:szCs w:val="18"/>
              </w:rPr>
              <w:t xml:space="preserve">  </w:t>
            </w:r>
            <w:r w:rsidR="00817C66" w:rsidRPr="007674FE">
              <w:rPr>
                <w:rFonts w:ascii="Times New Roman" w:hAnsi="Times New Roman" w:cs="Times New Roman"/>
                <w:sz w:val="18"/>
                <w:szCs w:val="18"/>
              </w:rPr>
              <w:t>]</w:t>
            </w:r>
            <w:r w:rsidR="00817C66" w:rsidRPr="007674FE">
              <w:rPr>
                <w:rFonts w:ascii="Times New Roman" w:hAnsi="Times New Roman" w:cs="Times New Roman"/>
                <w:sz w:val="18"/>
                <w:szCs w:val="18"/>
              </w:rPr>
              <w:t>草稿</w:t>
            </w:r>
          </w:p>
          <w:p w14:paraId="695FD693"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  ]</w:t>
            </w:r>
            <w:r w:rsidRPr="007674FE">
              <w:rPr>
                <w:rFonts w:ascii="Times New Roman" w:hAnsi="Times New Roman" w:cs="Times New Roman"/>
                <w:sz w:val="18"/>
                <w:szCs w:val="18"/>
              </w:rPr>
              <w:t>修订</w:t>
            </w:r>
          </w:p>
          <w:p w14:paraId="1CB7ABD5" w14:textId="442CE52C" w:rsidR="00817C66" w:rsidRPr="007674FE" w:rsidRDefault="00817C66" w:rsidP="00817C66">
            <w:pPr>
              <w:rPr>
                <w:rFonts w:ascii="Times New Roman" w:hAnsi="Times New Roman" w:cs="Times New Roman"/>
                <w:sz w:val="18"/>
                <w:szCs w:val="18"/>
              </w:rPr>
            </w:pPr>
            <w:r w:rsidRPr="007674FE">
              <w:rPr>
                <w:rFonts w:ascii="Times New Roman" w:hAnsi="Times New Roman" w:cs="Times New Roman"/>
                <w:sz w:val="18"/>
                <w:szCs w:val="18"/>
              </w:rPr>
              <w:t>[</w:t>
            </w:r>
            <w:r w:rsidR="00931998">
              <w:rPr>
                <w:rFonts w:ascii="Times New Roman" w:hAnsi="Times New Roman" w:cs="Times New Roman" w:hint="eastAsia"/>
                <w:sz w:val="18"/>
                <w:szCs w:val="18"/>
              </w:rPr>
              <w:t xml:space="preserve"> </w:t>
            </w:r>
            <w:r w:rsidR="00931998" w:rsidRPr="007674FE">
              <w:rPr>
                <w:rFonts w:ascii="Times New Roman" w:hAnsi="Times New Roman" w:cs="Times New Roman"/>
                <w:sz w:val="18"/>
                <w:szCs w:val="18"/>
              </w:rPr>
              <w:t>√</w:t>
            </w:r>
            <w:r w:rsidR="00931998">
              <w:rPr>
                <w:rFonts w:ascii="Times New Roman" w:hAnsi="Times New Roman" w:cs="Times New Roman" w:hint="eastAsia"/>
                <w:sz w:val="18"/>
                <w:szCs w:val="18"/>
              </w:rPr>
              <w:t xml:space="preserve"> </w:t>
            </w:r>
            <w:r w:rsidRPr="007674FE">
              <w:rPr>
                <w:rFonts w:ascii="Times New Roman" w:hAnsi="Times New Roman" w:cs="Times New Roman"/>
                <w:sz w:val="18"/>
                <w:szCs w:val="18"/>
              </w:rPr>
              <w:t>]</w:t>
            </w:r>
            <w:r w:rsidRPr="007674FE">
              <w:rPr>
                <w:rFonts w:ascii="Times New Roman" w:hAnsi="Times New Roman" w:cs="Times New Roman"/>
                <w:sz w:val="18"/>
                <w:szCs w:val="18"/>
              </w:rPr>
              <w:t>发布</w:t>
            </w:r>
          </w:p>
        </w:tc>
        <w:tc>
          <w:tcPr>
            <w:tcW w:w="992" w:type="dxa"/>
          </w:tcPr>
          <w:p w14:paraId="4D47C978"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文档编号</w:t>
            </w:r>
          </w:p>
        </w:tc>
        <w:tc>
          <w:tcPr>
            <w:tcW w:w="2233" w:type="dxa"/>
          </w:tcPr>
          <w:p w14:paraId="5608D82F" w14:textId="5A0DB7D4" w:rsidR="00817C66" w:rsidRPr="007674FE" w:rsidRDefault="00931998">
            <w:pPr>
              <w:rPr>
                <w:rFonts w:ascii="Times New Roman" w:hAnsi="Times New Roman" w:cs="Times New Roman"/>
                <w:sz w:val="18"/>
                <w:szCs w:val="18"/>
              </w:rPr>
            </w:pPr>
            <w:r w:rsidRPr="00931998">
              <w:rPr>
                <w:rFonts w:ascii="Times New Roman" w:hAnsi="Times New Roman" w:cs="Times New Roman"/>
                <w:sz w:val="18"/>
                <w:szCs w:val="18"/>
              </w:rPr>
              <w:t xml:space="preserve">Alpha </w:t>
            </w:r>
            <w:r>
              <w:rPr>
                <w:rFonts w:ascii="Times New Roman" w:hAnsi="Times New Roman" w:cs="Times New Roman"/>
                <w:sz w:val="18"/>
                <w:szCs w:val="18"/>
              </w:rPr>
              <w:t>A</w:t>
            </w:r>
            <w:r w:rsidRPr="00931998">
              <w:rPr>
                <w:rFonts w:ascii="Times New Roman" w:hAnsi="Times New Roman" w:cs="Times New Roman"/>
                <w:sz w:val="18"/>
                <w:szCs w:val="18"/>
              </w:rPr>
              <w:t>-4</w:t>
            </w:r>
          </w:p>
        </w:tc>
      </w:tr>
      <w:tr w:rsidR="00817C66" w:rsidRPr="007674FE" w14:paraId="2E6DDA93" w14:textId="77777777" w:rsidTr="00965117">
        <w:tc>
          <w:tcPr>
            <w:tcW w:w="992" w:type="dxa"/>
            <w:vMerge/>
          </w:tcPr>
          <w:p w14:paraId="239C984F" w14:textId="77777777" w:rsidR="00817C66" w:rsidRPr="007674FE" w:rsidRDefault="00817C66">
            <w:pPr>
              <w:rPr>
                <w:rFonts w:ascii="Times New Roman" w:hAnsi="Times New Roman" w:cs="Times New Roman"/>
                <w:sz w:val="18"/>
                <w:szCs w:val="18"/>
              </w:rPr>
            </w:pPr>
          </w:p>
        </w:tc>
        <w:tc>
          <w:tcPr>
            <w:tcW w:w="992" w:type="dxa"/>
          </w:tcPr>
          <w:p w14:paraId="498BD1AF"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管理部门</w:t>
            </w:r>
          </w:p>
        </w:tc>
        <w:tc>
          <w:tcPr>
            <w:tcW w:w="2233" w:type="dxa"/>
          </w:tcPr>
          <w:p w14:paraId="13F80F41" w14:textId="1E0E4A9C" w:rsidR="00817C66" w:rsidRPr="007674FE" w:rsidRDefault="00931998">
            <w:pPr>
              <w:rPr>
                <w:rFonts w:ascii="Times New Roman" w:hAnsi="Times New Roman" w:cs="Times New Roman"/>
                <w:sz w:val="18"/>
                <w:szCs w:val="18"/>
              </w:rPr>
            </w:pPr>
            <w:r>
              <w:rPr>
                <w:rFonts w:ascii="Times New Roman" w:hAnsi="Times New Roman" w:cs="Times New Roman" w:hint="eastAsia"/>
                <w:sz w:val="18"/>
                <w:szCs w:val="18"/>
              </w:rPr>
              <w:t>第</w:t>
            </w:r>
            <w:r>
              <w:rPr>
                <w:rFonts w:ascii="Times New Roman" w:hAnsi="Times New Roman" w:cs="Times New Roman" w:hint="eastAsia"/>
                <w:sz w:val="18"/>
                <w:szCs w:val="18"/>
              </w:rPr>
              <w:t>11</w:t>
            </w:r>
            <w:r>
              <w:rPr>
                <w:rFonts w:ascii="Times New Roman" w:hAnsi="Times New Roman" w:cs="Times New Roman" w:hint="eastAsia"/>
                <w:sz w:val="18"/>
                <w:szCs w:val="18"/>
              </w:rPr>
              <w:t>组（</w:t>
            </w:r>
            <w:r>
              <w:rPr>
                <w:rFonts w:ascii="Times New Roman" w:hAnsi="Times New Roman" w:cs="Times New Roman" w:hint="eastAsia"/>
                <w:sz w:val="18"/>
                <w:szCs w:val="18"/>
              </w:rPr>
              <w:t>Orz</w:t>
            </w:r>
            <w:r>
              <w:rPr>
                <w:rFonts w:ascii="Times New Roman" w:hAnsi="Times New Roman" w:cs="Times New Roman" w:hint="eastAsia"/>
                <w:sz w:val="18"/>
                <w:szCs w:val="18"/>
              </w:rPr>
              <w:t>团队）</w:t>
            </w:r>
          </w:p>
        </w:tc>
      </w:tr>
      <w:tr w:rsidR="00817C66" w:rsidRPr="007674FE" w14:paraId="2B65EE9D" w14:textId="77777777" w:rsidTr="00965117">
        <w:tc>
          <w:tcPr>
            <w:tcW w:w="992" w:type="dxa"/>
            <w:vMerge/>
          </w:tcPr>
          <w:p w14:paraId="47670874" w14:textId="77777777" w:rsidR="00817C66" w:rsidRPr="007674FE" w:rsidRDefault="00817C66">
            <w:pPr>
              <w:rPr>
                <w:rFonts w:ascii="Times New Roman" w:hAnsi="Times New Roman" w:cs="Times New Roman"/>
                <w:sz w:val="18"/>
                <w:szCs w:val="18"/>
              </w:rPr>
            </w:pPr>
          </w:p>
        </w:tc>
        <w:tc>
          <w:tcPr>
            <w:tcW w:w="992" w:type="dxa"/>
          </w:tcPr>
          <w:p w14:paraId="56BC15D1"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修订年月</w:t>
            </w:r>
          </w:p>
        </w:tc>
        <w:tc>
          <w:tcPr>
            <w:tcW w:w="2233" w:type="dxa"/>
          </w:tcPr>
          <w:p w14:paraId="089DDE4D" w14:textId="11ED03E2" w:rsidR="00817C66" w:rsidRPr="007674FE" w:rsidRDefault="00931998">
            <w:pPr>
              <w:rPr>
                <w:rFonts w:ascii="Times New Roman" w:hAnsi="Times New Roman" w:cs="Times New Roman"/>
                <w:sz w:val="18"/>
                <w:szCs w:val="18"/>
              </w:rPr>
            </w:pPr>
            <w:r>
              <w:rPr>
                <w:rFonts w:ascii="Times New Roman" w:hAnsi="Times New Roman" w:cs="Times New Roman" w:hint="eastAsia"/>
                <w:sz w:val="18"/>
                <w:szCs w:val="18"/>
              </w:rPr>
              <w:t>2026</w:t>
            </w:r>
            <w:r>
              <w:rPr>
                <w:rFonts w:ascii="Times New Roman" w:hAnsi="Times New Roman" w:cs="Times New Roman" w:hint="eastAsia"/>
                <w:sz w:val="18"/>
                <w:szCs w:val="18"/>
              </w:rPr>
              <w:t>年</w:t>
            </w:r>
            <w:r>
              <w:rPr>
                <w:rFonts w:ascii="Times New Roman" w:hAnsi="Times New Roman" w:cs="Times New Roman" w:hint="eastAsia"/>
                <w:sz w:val="18"/>
                <w:szCs w:val="18"/>
              </w:rPr>
              <w:t>3</w:t>
            </w:r>
            <w:r>
              <w:rPr>
                <w:rFonts w:ascii="Times New Roman" w:hAnsi="Times New Roman" w:cs="Times New Roman" w:hint="eastAsia"/>
                <w:sz w:val="18"/>
                <w:szCs w:val="18"/>
              </w:rPr>
              <w:t>月</w:t>
            </w:r>
          </w:p>
        </w:tc>
      </w:tr>
      <w:tr w:rsidR="00817C66" w:rsidRPr="007674FE" w14:paraId="5883AA07" w14:textId="77777777" w:rsidTr="00965117">
        <w:tc>
          <w:tcPr>
            <w:tcW w:w="992" w:type="dxa"/>
            <w:vMerge/>
          </w:tcPr>
          <w:p w14:paraId="007FD12F" w14:textId="77777777" w:rsidR="00817C66" w:rsidRPr="007674FE" w:rsidRDefault="00817C66">
            <w:pPr>
              <w:rPr>
                <w:rFonts w:ascii="Times New Roman" w:hAnsi="Times New Roman" w:cs="Times New Roman"/>
                <w:sz w:val="18"/>
                <w:szCs w:val="18"/>
              </w:rPr>
            </w:pPr>
          </w:p>
        </w:tc>
        <w:tc>
          <w:tcPr>
            <w:tcW w:w="992" w:type="dxa"/>
          </w:tcPr>
          <w:p w14:paraId="4288AAE0"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版本号</w:t>
            </w:r>
          </w:p>
        </w:tc>
        <w:tc>
          <w:tcPr>
            <w:tcW w:w="2233" w:type="dxa"/>
          </w:tcPr>
          <w:p w14:paraId="10103310" w14:textId="37027109" w:rsidR="00817C66" w:rsidRPr="007674FE" w:rsidRDefault="00931998">
            <w:pPr>
              <w:rPr>
                <w:rFonts w:ascii="Times New Roman" w:hAnsi="Times New Roman" w:cs="Times New Roman"/>
                <w:sz w:val="18"/>
                <w:szCs w:val="18"/>
              </w:rPr>
            </w:pPr>
            <w:r>
              <w:rPr>
                <w:rFonts w:ascii="Times New Roman" w:hAnsi="Times New Roman" w:cs="Times New Roman" w:hint="eastAsia"/>
                <w:sz w:val="18"/>
                <w:szCs w:val="18"/>
              </w:rPr>
              <w:t>V1.0</w:t>
            </w:r>
          </w:p>
        </w:tc>
      </w:tr>
    </w:tbl>
    <w:p w14:paraId="4E1EB7BE" w14:textId="42E63A9C" w:rsidR="006929DB" w:rsidRPr="007674FE" w:rsidRDefault="001B7D6B" w:rsidP="002E5076">
      <w:pPr>
        <w:pStyle w:val="a8"/>
        <w:spacing w:beforeLines="1100" w:before="3432" w:afterLines="0"/>
        <w:rPr>
          <w:rFonts w:ascii="Times New Roman" w:hAnsi="Times New Roman"/>
          <w:b/>
        </w:rPr>
      </w:pPr>
      <w:r w:rsidRPr="001B7D6B">
        <w:rPr>
          <w:rFonts w:ascii="Times New Roman" w:hAnsi="Times New Roman"/>
          <w:b/>
        </w:rPr>
        <w:t>可视化</w:t>
      </w:r>
      <w:r w:rsidRPr="001B7D6B">
        <w:rPr>
          <w:rFonts w:ascii="Times New Roman" w:hAnsi="Times New Roman"/>
          <w:b/>
        </w:rPr>
        <w:t xml:space="preserve"> ATC </w:t>
      </w:r>
      <w:r w:rsidRPr="001B7D6B">
        <w:rPr>
          <w:rFonts w:ascii="Times New Roman" w:hAnsi="Times New Roman"/>
          <w:b/>
        </w:rPr>
        <w:t>地空通话语音标注系统（</w:t>
      </w:r>
      <w:r w:rsidRPr="001B7D6B">
        <w:rPr>
          <w:rFonts w:ascii="Times New Roman" w:hAnsi="Times New Roman"/>
          <w:b/>
        </w:rPr>
        <w:t xml:space="preserve">A-4 </w:t>
      </w:r>
      <w:r w:rsidRPr="001B7D6B">
        <w:rPr>
          <w:rFonts w:ascii="Times New Roman" w:hAnsi="Times New Roman"/>
          <w:b/>
        </w:rPr>
        <w:t>）</w:t>
      </w:r>
      <w:r w:rsidR="009057A2">
        <w:rPr>
          <w:rFonts w:ascii="Times New Roman" w:hAnsi="Times New Roman" w:hint="eastAsia"/>
          <w:b/>
        </w:rPr>
        <w:t>项目</w:t>
      </w:r>
    </w:p>
    <w:p w14:paraId="0B7BCEC4" w14:textId="77777777" w:rsidR="009D2D3C" w:rsidRDefault="00C92DD5" w:rsidP="002E5076">
      <w:pPr>
        <w:pStyle w:val="a8"/>
        <w:spacing w:beforeLines="100" w:before="312" w:afterLines="1400" w:after="4368"/>
        <w:rPr>
          <w:rFonts w:ascii="Times New Roman" w:hAnsi="Times New Roman"/>
          <w:b/>
          <w:sz w:val="44"/>
          <w:szCs w:val="44"/>
        </w:rPr>
      </w:pPr>
      <w:r>
        <w:rPr>
          <w:rFonts w:ascii="Times New Roman" w:hAnsi="Times New Roman" w:hint="eastAsia"/>
          <w:b/>
          <w:sz w:val="44"/>
          <w:szCs w:val="44"/>
        </w:rPr>
        <w:t>需求规格说明书</w:t>
      </w:r>
    </w:p>
    <w:p w14:paraId="1BDA4204" w14:textId="77777777" w:rsidR="001B7D6B" w:rsidRPr="007674FE" w:rsidRDefault="001B7D6B" w:rsidP="002E5076">
      <w:pPr>
        <w:pStyle w:val="a8"/>
        <w:spacing w:beforeLines="100" w:before="312" w:afterLines="1400" w:after="4368"/>
        <w:rPr>
          <w:rFonts w:ascii="Times New Roman" w:hAnsi="Times New Roman"/>
          <w:b/>
          <w:sz w:val="44"/>
          <w:szCs w:val="44"/>
        </w:rPr>
      </w:pPr>
    </w:p>
    <w:tbl>
      <w:tblPr>
        <w:tblStyle w:val="a7"/>
        <w:tblW w:w="0" w:type="auto"/>
        <w:tblLook w:val="04A0" w:firstRow="1" w:lastRow="0" w:firstColumn="1" w:lastColumn="0" w:noHBand="0" w:noVBand="1"/>
      </w:tblPr>
      <w:tblGrid>
        <w:gridCol w:w="3284"/>
        <w:gridCol w:w="3285"/>
        <w:gridCol w:w="3285"/>
      </w:tblGrid>
      <w:tr w:rsidR="00817C66" w:rsidRPr="007674FE" w14:paraId="01E5638E" w14:textId="77777777" w:rsidTr="00817C66">
        <w:tc>
          <w:tcPr>
            <w:tcW w:w="3284" w:type="dxa"/>
            <w:shd w:val="clear" w:color="auto" w:fill="BFBFBF" w:themeFill="background1" w:themeFillShade="BF"/>
          </w:tcPr>
          <w:p w14:paraId="27B7E768"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lastRenderedPageBreak/>
              <w:t>修订人签字</w:t>
            </w:r>
          </w:p>
        </w:tc>
        <w:tc>
          <w:tcPr>
            <w:tcW w:w="3285" w:type="dxa"/>
            <w:shd w:val="clear" w:color="auto" w:fill="BFBFBF" w:themeFill="background1" w:themeFillShade="BF"/>
          </w:tcPr>
          <w:p w14:paraId="55354F15"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审核人签字</w:t>
            </w:r>
          </w:p>
        </w:tc>
        <w:tc>
          <w:tcPr>
            <w:tcW w:w="3285" w:type="dxa"/>
            <w:shd w:val="clear" w:color="auto" w:fill="BFBFBF" w:themeFill="background1" w:themeFillShade="BF"/>
          </w:tcPr>
          <w:p w14:paraId="7927AB59"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批准人签字</w:t>
            </w:r>
          </w:p>
        </w:tc>
      </w:tr>
      <w:tr w:rsidR="00817C66" w:rsidRPr="007674FE" w14:paraId="078C1591" w14:textId="77777777" w:rsidTr="00817C66">
        <w:tc>
          <w:tcPr>
            <w:tcW w:w="3284" w:type="dxa"/>
          </w:tcPr>
          <w:p w14:paraId="3FCC3FB2" w14:textId="77777777" w:rsidR="001B7D6B" w:rsidRPr="00E868F5" w:rsidRDefault="001B7D6B" w:rsidP="001B7D6B">
            <w:pPr>
              <w:rPr>
                <w:rFonts w:ascii="Times New Roman" w:eastAsia="宋体" w:hAnsi="Times New Roman" w:cs="Times New Roman"/>
              </w:rPr>
            </w:pPr>
            <w:proofErr w:type="gramStart"/>
            <w:r w:rsidRPr="00E868F5">
              <w:rPr>
                <w:rFonts w:ascii="Times New Roman" w:eastAsia="宋体" w:hAnsi="Times New Roman" w:cs="Times New Roman"/>
              </w:rPr>
              <w:t>冷亚航</w:t>
            </w:r>
            <w:proofErr w:type="gramEnd"/>
          </w:p>
          <w:p w14:paraId="19B45C52" w14:textId="77777777" w:rsidR="001B7D6B" w:rsidRPr="00E868F5" w:rsidRDefault="001B7D6B" w:rsidP="001B7D6B">
            <w:pPr>
              <w:rPr>
                <w:rFonts w:ascii="Times New Roman" w:eastAsia="宋体" w:hAnsi="Times New Roman" w:cs="Times New Roman"/>
              </w:rPr>
            </w:pPr>
            <w:r w:rsidRPr="00E868F5">
              <w:rPr>
                <w:rFonts w:ascii="Times New Roman" w:eastAsia="宋体" w:hAnsi="Times New Roman" w:cs="Times New Roman"/>
              </w:rPr>
              <w:t>陈朵</w:t>
            </w:r>
          </w:p>
          <w:p w14:paraId="4621DF81" w14:textId="32E7B7FC" w:rsidR="00817C66" w:rsidRPr="001B7D6B" w:rsidRDefault="001B7D6B">
            <w:pPr>
              <w:rPr>
                <w:rFonts w:ascii="Times New Roman" w:eastAsia="宋体" w:hAnsi="Times New Roman" w:cs="Times New Roman"/>
              </w:rPr>
            </w:pPr>
            <w:r w:rsidRPr="00E868F5">
              <w:rPr>
                <w:rFonts w:ascii="Times New Roman" w:eastAsia="宋体" w:hAnsi="Times New Roman" w:cs="Times New Roman"/>
              </w:rPr>
              <w:t>刘泽萍</w:t>
            </w:r>
          </w:p>
          <w:p w14:paraId="1C88427D" w14:textId="77777777" w:rsidR="00941188" w:rsidRPr="007674FE" w:rsidRDefault="00941188">
            <w:pPr>
              <w:rPr>
                <w:rFonts w:ascii="Times New Roman" w:hAnsi="Times New Roman" w:cs="Times New Roman"/>
              </w:rPr>
            </w:pPr>
          </w:p>
          <w:p w14:paraId="326B7B18" w14:textId="6DAE0649" w:rsidR="00817C66" w:rsidRPr="007674FE" w:rsidRDefault="00817C66">
            <w:pPr>
              <w:rPr>
                <w:rFonts w:ascii="Times New Roman" w:hAnsi="Times New Roman" w:cs="Times New Roman"/>
              </w:rPr>
            </w:pPr>
            <w:r w:rsidRPr="007674FE">
              <w:rPr>
                <w:rFonts w:ascii="Times New Roman" w:hAnsi="Times New Roman" w:cs="Times New Roman"/>
              </w:rPr>
              <w:t>日期：</w:t>
            </w:r>
            <w:r w:rsidR="001B7D6B">
              <w:rPr>
                <w:rFonts w:ascii="Times New Roman" w:hAnsi="Times New Roman" w:cs="Times New Roman" w:hint="eastAsia"/>
              </w:rPr>
              <w:t>2026</w:t>
            </w:r>
            <w:r w:rsidR="001B7D6B">
              <w:rPr>
                <w:rFonts w:ascii="Times New Roman" w:hAnsi="Times New Roman" w:cs="Times New Roman" w:hint="eastAsia"/>
              </w:rPr>
              <w:t>年</w:t>
            </w:r>
            <w:r w:rsidR="001B7D6B">
              <w:rPr>
                <w:rFonts w:ascii="Times New Roman" w:hAnsi="Times New Roman" w:cs="Times New Roman" w:hint="eastAsia"/>
              </w:rPr>
              <w:t>3</w:t>
            </w:r>
            <w:r w:rsidR="001B7D6B">
              <w:rPr>
                <w:rFonts w:ascii="Times New Roman" w:hAnsi="Times New Roman" w:cs="Times New Roman" w:hint="eastAsia"/>
              </w:rPr>
              <w:t>月</w:t>
            </w:r>
            <w:r w:rsidR="001B7D6B">
              <w:rPr>
                <w:rFonts w:ascii="Times New Roman" w:hAnsi="Times New Roman" w:cs="Times New Roman" w:hint="eastAsia"/>
              </w:rPr>
              <w:t>21</w:t>
            </w:r>
            <w:r w:rsidR="001B7D6B">
              <w:rPr>
                <w:rFonts w:ascii="Times New Roman" w:hAnsi="Times New Roman" w:cs="Times New Roman" w:hint="eastAsia"/>
              </w:rPr>
              <w:t>日</w:t>
            </w:r>
          </w:p>
        </w:tc>
        <w:tc>
          <w:tcPr>
            <w:tcW w:w="3285" w:type="dxa"/>
          </w:tcPr>
          <w:p w14:paraId="6C9F63DA" w14:textId="77777777" w:rsidR="001B7D6B" w:rsidRPr="00E868F5" w:rsidRDefault="001B7D6B" w:rsidP="001B7D6B">
            <w:pPr>
              <w:rPr>
                <w:rFonts w:ascii="Times New Roman" w:eastAsia="宋体" w:hAnsi="Times New Roman" w:cs="Times New Roman"/>
              </w:rPr>
            </w:pPr>
            <w:proofErr w:type="gramStart"/>
            <w:r w:rsidRPr="00E868F5">
              <w:rPr>
                <w:rFonts w:ascii="Times New Roman" w:eastAsia="宋体" w:hAnsi="Times New Roman" w:cs="Times New Roman"/>
              </w:rPr>
              <w:t>冷亚航</w:t>
            </w:r>
            <w:proofErr w:type="gramEnd"/>
          </w:p>
          <w:p w14:paraId="39C69E6D" w14:textId="77777777" w:rsidR="001B7D6B" w:rsidRPr="00E868F5" w:rsidRDefault="001B7D6B" w:rsidP="001B7D6B">
            <w:pPr>
              <w:rPr>
                <w:rFonts w:ascii="Times New Roman" w:eastAsia="宋体" w:hAnsi="Times New Roman" w:cs="Times New Roman"/>
              </w:rPr>
            </w:pPr>
            <w:r w:rsidRPr="00E868F5">
              <w:rPr>
                <w:rFonts w:ascii="Times New Roman" w:eastAsia="宋体" w:hAnsi="Times New Roman" w:cs="Times New Roman"/>
              </w:rPr>
              <w:t>陈朵</w:t>
            </w:r>
          </w:p>
          <w:p w14:paraId="13B89BBC" w14:textId="77777777" w:rsidR="001B7D6B" w:rsidRPr="00E868F5" w:rsidRDefault="001B7D6B" w:rsidP="001B7D6B">
            <w:pPr>
              <w:rPr>
                <w:rFonts w:ascii="Times New Roman" w:eastAsia="宋体" w:hAnsi="Times New Roman" w:cs="Times New Roman"/>
              </w:rPr>
            </w:pPr>
            <w:r w:rsidRPr="00E868F5">
              <w:rPr>
                <w:rFonts w:ascii="Times New Roman" w:eastAsia="宋体" w:hAnsi="Times New Roman" w:cs="Times New Roman"/>
              </w:rPr>
              <w:t>刘泽萍</w:t>
            </w:r>
          </w:p>
          <w:p w14:paraId="21C4B3B1" w14:textId="77777777" w:rsidR="00941188" w:rsidRPr="007674FE" w:rsidRDefault="00941188">
            <w:pPr>
              <w:rPr>
                <w:rFonts w:ascii="Times New Roman" w:hAnsi="Times New Roman" w:cs="Times New Roman"/>
              </w:rPr>
            </w:pPr>
          </w:p>
          <w:p w14:paraId="122E4593" w14:textId="171B61F9" w:rsidR="00817C66" w:rsidRPr="007674FE" w:rsidRDefault="00817C66">
            <w:pPr>
              <w:rPr>
                <w:rFonts w:ascii="Times New Roman" w:hAnsi="Times New Roman" w:cs="Times New Roman"/>
              </w:rPr>
            </w:pPr>
            <w:r w:rsidRPr="007674FE">
              <w:rPr>
                <w:rFonts w:ascii="Times New Roman" w:hAnsi="Times New Roman" w:cs="Times New Roman"/>
              </w:rPr>
              <w:t>日期：</w:t>
            </w:r>
            <w:r w:rsidR="001B7D6B">
              <w:rPr>
                <w:rFonts w:ascii="Times New Roman" w:hAnsi="Times New Roman" w:cs="Times New Roman" w:hint="eastAsia"/>
              </w:rPr>
              <w:t>2026</w:t>
            </w:r>
            <w:r w:rsidR="001B7D6B">
              <w:rPr>
                <w:rFonts w:ascii="Times New Roman" w:hAnsi="Times New Roman" w:cs="Times New Roman" w:hint="eastAsia"/>
              </w:rPr>
              <w:t>年</w:t>
            </w:r>
            <w:r w:rsidR="001B7D6B">
              <w:rPr>
                <w:rFonts w:ascii="Times New Roman" w:hAnsi="Times New Roman" w:cs="Times New Roman" w:hint="eastAsia"/>
              </w:rPr>
              <w:t>3</w:t>
            </w:r>
            <w:r w:rsidR="001B7D6B">
              <w:rPr>
                <w:rFonts w:ascii="Times New Roman" w:hAnsi="Times New Roman" w:cs="Times New Roman" w:hint="eastAsia"/>
              </w:rPr>
              <w:t>月</w:t>
            </w:r>
            <w:r w:rsidR="001B7D6B">
              <w:rPr>
                <w:rFonts w:ascii="Times New Roman" w:hAnsi="Times New Roman" w:cs="Times New Roman" w:hint="eastAsia"/>
              </w:rPr>
              <w:t>21</w:t>
            </w:r>
            <w:r w:rsidR="001B7D6B">
              <w:rPr>
                <w:rFonts w:ascii="Times New Roman" w:hAnsi="Times New Roman" w:cs="Times New Roman" w:hint="eastAsia"/>
              </w:rPr>
              <w:t>日</w:t>
            </w:r>
          </w:p>
        </w:tc>
        <w:tc>
          <w:tcPr>
            <w:tcW w:w="3285" w:type="dxa"/>
          </w:tcPr>
          <w:p w14:paraId="28F20964" w14:textId="77777777" w:rsidR="001B7D6B" w:rsidRPr="00E868F5" w:rsidRDefault="001B7D6B" w:rsidP="001B7D6B">
            <w:pPr>
              <w:rPr>
                <w:rFonts w:ascii="Times New Roman" w:eastAsia="宋体" w:hAnsi="Times New Roman" w:cs="Times New Roman"/>
              </w:rPr>
            </w:pPr>
            <w:proofErr w:type="gramStart"/>
            <w:r w:rsidRPr="00E868F5">
              <w:rPr>
                <w:rFonts w:ascii="Times New Roman" w:eastAsia="宋体" w:hAnsi="Times New Roman" w:cs="Times New Roman"/>
              </w:rPr>
              <w:t>冷亚航</w:t>
            </w:r>
            <w:proofErr w:type="gramEnd"/>
          </w:p>
          <w:p w14:paraId="685F0F07" w14:textId="77777777" w:rsidR="001B7D6B" w:rsidRPr="00E868F5" w:rsidRDefault="001B7D6B" w:rsidP="001B7D6B">
            <w:pPr>
              <w:rPr>
                <w:rFonts w:ascii="Times New Roman" w:eastAsia="宋体" w:hAnsi="Times New Roman" w:cs="Times New Roman"/>
              </w:rPr>
            </w:pPr>
            <w:r w:rsidRPr="00E868F5">
              <w:rPr>
                <w:rFonts w:ascii="Times New Roman" w:eastAsia="宋体" w:hAnsi="Times New Roman" w:cs="Times New Roman"/>
              </w:rPr>
              <w:t>陈朵</w:t>
            </w:r>
          </w:p>
          <w:p w14:paraId="21D0673F" w14:textId="77777777" w:rsidR="001B7D6B" w:rsidRPr="00E868F5" w:rsidRDefault="001B7D6B" w:rsidP="001B7D6B">
            <w:pPr>
              <w:rPr>
                <w:rFonts w:ascii="Times New Roman" w:eastAsia="宋体" w:hAnsi="Times New Roman" w:cs="Times New Roman"/>
              </w:rPr>
            </w:pPr>
            <w:r w:rsidRPr="00E868F5">
              <w:rPr>
                <w:rFonts w:ascii="Times New Roman" w:eastAsia="宋体" w:hAnsi="Times New Roman" w:cs="Times New Roman"/>
              </w:rPr>
              <w:t>刘泽萍</w:t>
            </w:r>
          </w:p>
          <w:p w14:paraId="60BD19C7" w14:textId="77777777" w:rsidR="00941188" w:rsidRPr="007674FE" w:rsidRDefault="00941188">
            <w:pPr>
              <w:rPr>
                <w:rFonts w:ascii="Times New Roman" w:hAnsi="Times New Roman" w:cs="Times New Roman"/>
              </w:rPr>
            </w:pPr>
          </w:p>
          <w:p w14:paraId="5192CB3F" w14:textId="2CCD7788" w:rsidR="00817C66" w:rsidRPr="007674FE" w:rsidRDefault="00817C66">
            <w:pPr>
              <w:rPr>
                <w:rFonts w:ascii="Times New Roman" w:hAnsi="Times New Roman" w:cs="Times New Roman"/>
              </w:rPr>
            </w:pPr>
            <w:r w:rsidRPr="007674FE">
              <w:rPr>
                <w:rFonts w:ascii="Times New Roman" w:hAnsi="Times New Roman" w:cs="Times New Roman"/>
              </w:rPr>
              <w:t>日期：</w:t>
            </w:r>
            <w:r w:rsidR="001B7D6B">
              <w:rPr>
                <w:rFonts w:ascii="Times New Roman" w:hAnsi="Times New Roman" w:cs="Times New Roman" w:hint="eastAsia"/>
              </w:rPr>
              <w:t>2026</w:t>
            </w:r>
            <w:r w:rsidR="001B7D6B">
              <w:rPr>
                <w:rFonts w:ascii="Times New Roman" w:hAnsi="Times New Roman" w:cs="Times New Roman" w:hint="eastAsia"/>
              </w:rPr>
              <w:t>年</w:t>
            </w:r>
            <w:r w:rsidR="001B7D6B">
              <w:rPr>
                <w:rFonts w:ascii="Times New Roman" w:hAnsi="Times New Roman" w:cs="Times New Roman" w:hint="eastAsia"/>
              </w:rPr>
              <w:t>3</w:t>
            </w:r>
            <w:r w:rsidR="001B7D6B">
              <w:rPr>
                <w:rFonts w:ascii="Times New Roman" w:hAnsi="Times New Roman" w:cs="Times New Roman" w:hint="eastAsia"/>
              </w:rPr>
              <w:t>月</w:t>
            </w:r>
            <w:r w:rsidR="001B7D6B">
              <w:rPr>
                <w:rFonts w:ascii="Times New Roman" w:hAnsi="Times New Roman" w:cs="Times New Roman" w:hint="eastAsia"/>
              </w:rPr>
              <w:t>21</w:t>
            </w:r>
            <w:r w:rsidR="001B7D6B">
              <w:rPr>
                <w:rFonts w:ascii="Times New Roman" w:hAnsi="Times New Roman" w:cs="Times New Roman" w:hint="eastAsia"/>
              </w:rPr>
              <w:t>日</w:t>
            </w:r>
          </w:p>
        </w:tc>
      </w:tr>
    </w:tbl>
    <w:p w14:paraId="242421D0" w14:textId="77777777" w:rsidR="00817C66" w:rsidRPr="007674FE" w:rsidRDefault="00817C66">
      <w:pPr>
        <w:rPr>
          <w:rFonts w:ascii="Times New Roman" w:hAnsi="Times New Roman" w:cs="Times New Roman"/>
        </w:rPr>
      </w:pPr>
    </w:p>
    <w:p w14:paraId="1931DCA4" w14:textId="77777777" w:rsidR="00817C66" w:rsidRPr="007674FE" w:rsidRDefault="00817C66">
      <w:pPr>
        <w:widowControl/>
        <w:jc w:val="left"/>
        <w:rPr>
          <w:rFonts w:ascii="Times New Roman" w:hAnsi="Times New Roman" w:cs="Times New Roman"/>
        </w:rPr>
      </w:pPr>
      <w:r w:rsidRPr="007674FE">
        <w:rPr>
          <w:rFonts w:ascii="Times New Roman" w:hAnsi="Times New Roman" w:cs="Times New Roman"/>
        </w:rPr>
        <w:br w:type="page"/>
      </w:r>
    </w:p>
    <w:p w14:paraId="28EA3C46" w14:textId="77777777" w:rsidR="00817C66" w:rsidRPr="007674FE" w:rsidRDefault="00817C66" w:rsidP="00817C66">
      <w:pPr>
        <w:jc w:val="center"/>
        <w:rPr>
          <w:rFonts w:ascii="Times New Roman" w:hAnsi="Times New Roman" w:cs="Times New Roman"/>
          <w:sz w:val="32"/>
          <w:szCs w:val="32"/>
        </w:rPr>
      </w:pPr>
      <w:r w:rsidRPr="007674FE">
        <w:rPr>
          <w:rFonts w:ascii="Times New Roman" w:hAnsi="Times New Roman" w:cs="Times New Roman"/>
          <w:sz w:val="32"/>
          <w:szCs w:val="32"/>
        </w:rPr>
        <w:lastRenderedPageBreak/>
        <w:t>变更履历</w:t>
      </w:r>
    </w:p>
    <w:tbl>
      <w:tblPr>
        <w:tblStyle w:val="a7"/>
        <w:tblW w:w="0" w:type="auto"/>
        <w:tblLook w:val="04A0" w:firstRow="1" w:lastRow="0" w:firstColumn="1" w:lastColumn="0" w:noHBand="0" w:noVBand="1"/>
      </w:tblPr>
      <w:tblGrid>
        <w:gridCol w:w="675"/>
        <w:gridCol w:w="1134"/>
        <w:gridCol w:w="709"/>
        <w:gridCol w:w="1843"/>
        <w:gridCol w:w="1880"/>
        <w:gridCol w:w="1249"/>
        <w:gridCol w:w="1182"/>
        <w:gridCol w:w="1182"/>
      </w:tblGrid>
      <w:tr w:rsidR="00817C66" w:rsidRPr="007674FE" w14:paraId="18C07FBA" w14:textId="77777777" w:rsidTr="005832FB">
        <w:tc>
          <w:tcPr>
            <w:tcW w:w="675" w:type="dxa"/>
            <w:shd w:val="clear" w:color="auto" w:fill="D9D9D9" w:themeFill="background1" w:themeFillShade="D9"/>
          </w:tcPr>
          <w:p w14:paraId="3D1701DA" w14:textId="77777777" w:rsidR="00817C66" w:rsidRPr="007674FE" w:rsidRDefault="00817C66" w:rsidP="009D2D3C">
            <w:pPr>
              <w:jc w:val="center"/>
              <w:rPr>
                <w:rFonts w:ascii="Times New Roman" w:hAnsi="Times New Roman" w:cs="Times New Roman"/>
                <w:b/>
              </w:rPr>
            </w:pPr>
            <w:r w:rsidRPr="007674FE">
              <w:rPr>
                <w:rFonts w:ascii="Times New Roman" w:hAnsi="Times New Roman" w:cs="Times New Roman"/>
                <w:b/>
              </w:rPr>
              <w:t>序号</w:t>
            </w:r>
          </w:p>
        </w:tc>
        <w:tc>
          <w:tcPr>
            <w:tcW w:w="1134" w:type="dxa"/>
            <w:shd w:val="clear" w:color="auto" w:fill="D9D9D9" w:themeFill="background1" w:themeFillShade="D9"/>
          </w:tcPr>
          <w:p w14:paraId="36AED96B"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变更日期</w:t>
            </w:r>
          </w:p>
        </w:tc>
        <w:tc>
          <w:tcPr>
            <w:tcW w:w="709" w:type="dxa"/>
            <w:shd w:val="clear" w:color="auto" w:fill="D9D9D9" w:themeFill="background1" w:themeFillShade="D9"/>
          </w:tcPr>
          <w:p w14:paraId="6CD7B3D0"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版本</w:t>
            </w:r>
          </w:p>
        </w:tc>
        <w:tc>
          <w:tcPr>
            <w:tcW w:w="1843" w:type="dxa"/>
            <w:shd w:val="clear" w:color="auto" w:fill="D9D9D9" w:themeFill="background1" w:themeFillShade="D9"/>
          </w:tcPr>
          <w:p w14:paraId="2A1A1984"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变更位置</w:t>
            </w:r>
          </w:p>
        </w:tc>
        <w:tc>
          <w:tcPr>
            <w:tcW w:w="1880" w:type="dxa"/>
            <w:shd w:val="clear" w:color="auto" w:fill="D9D9D9" w:themeFill="background1" w:themeFillShade="D9"/>
          </w:tcPr>
          <w:p w14:paraId="4651A69C"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变更原因</w:t>
            </w:r>
          </w:p>
        </w:tc>
        <w:tc>
          <w:tcPr>
            <w:tcW w:w="1249" w:type="dxa"/>
            <w:shd w:val="clear" w:color="auto" w:fill="D9D9D9" w:themeFill="background1" w:themeFillShade="D9"/>
          </w:tcPr>
          <w:p w14:paraId="4571775A"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修订人</w:t>
            </w:r>
          </w:p>
        </w:tc>
        <w:tc>
          <w:tcPr>
            <w:tcW w:w="1182" w:type="dxa"/>
            <w:shd w:val="clear" w:color="auto" w:fill="D9D9D9" w:themeFill="background1" w:themeFillShade="D9"/>
          </w:tcPr>
          <w:p w14:paraId="2CFC98E1"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审核人</w:t>
            </w:r>
          </w:p>
        </w:tc>
        <w:tc>
          <w:tcPr>
            <w:tcW w:w="1182" w:type="dxa"/>
            <w:shd w:val="clear" w:color="auto" w:fill="D9D9D9" w:themeFill="background1" w:themeFillShade="D9"/>
          </w:tcPr>
          <w:p w14:paraId="7181B9C4"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批准人</w:t>
            </w:r>
          </w:p>
        </w:tc>
      </w:tr>
      <w:tr w:rsidR="00F15A21" w:rsidRPr="007674FE" w14:paraId="3EADD1D3" w14:textId="77777777" w:rsidTr="005832FB">
        <w:tc>
          <w:tcPr>
            <w:tcW w:w="675" w:type="dxa"/>
          </w:tcPr>
          <w:p w14:paraId="2BF0CF39" w14:textId="7A4ABAB9"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1</w:t>
            </w:r>
          </w:p>
        </w:tc>
        <w:tc>
          <w:tcPr>
            <w:tcW w:w="1134" w:type="dxa"/>
          </w:tcPr>
          <w:p w14:paraId="504A9094" w14:textId="69E50FA2"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2026.3.</w:t>
            </w:r>
            <w:r>
              <w:rPr>
                <w:rFonts w:ascii="Times New Roman" w:eastAsia="宋体" w:hAnsi="Times New Roman" w:cs="Times New Roman" w:hint="eastAsia"/>
              </w:rPr>
              <w:t>19</w:t>
            </w:r>
          </w:p>
        </w:tc>
        <w:tc>
          <w:tcPr>
            <w:tcW w:w="709" w:type="dxa"/>
          </w:tcPr>
          <w:p w14:paraId="5799538F" w14:textId="78258671"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V0.1</w:t>
            </w:r>
          </w:p>
        </w:tc>
        <w:tc>
          <w:tcPr>
            <w:tcW w:w="1843" w:type="dxa"/>
          </w:tcPr>
          <w:p w14:paraId="30276DF7" w14:textId="2F9B63F4" w:rsidR="00F15A21" w:rsidRPr="007674FE" w:rsidRDefault="00F15A21" w:rsidP="00F15A21">
            <w:pPr>
              <w:jc w:val="center"/>
              <w:rPr>
                <w:rFonts w:ascii="Times New Roman" w:hAnsi="Times New Roman" w:cs="Times New Roman"/>
              </w:rPr>
            </w:pPr>
            <w:r>
              <w:rPr>
                <w:rFonts w:ascii="Times New Roman" w:eastAsia="宋体" w:hAnsi="Times New Roman" w:cs="Times New Roman" w:hint="eastAsia"/>
              </w:rPr>
              <w:t>需求规格说明书</w:t>
            </w:r>
            <w:r w:rsidRPr="00E868F5">
              <w:rPr>
                <w:rFonts w:ascii="Times New Roman" w:eastAsia="宋体" w:hAnsi="Times New Roman" w:cs="Times New Roman"/>
              </w:rPr>
              <w:t>撰写</w:t>
            </w:r>
          </w:p>
        </w:tc>
        <w:tc>
          <w:tcPr>
            <w:tcW w:w="1880" w:type="dxa"/>
          </w:tcPr>
          <w:p w14:paraId="73B26E79" w14:textId="6708D8A3"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建立初稿</w:t>
            </w:r>
          </w:p>
        </w:tc>
        <w:tc>
          <w:tcPr>
            <w:tcW w:w="1249" w:type="dxa"/>
          </w:tcPr>
          <w:p w14:paraId="1F451EAE" w14:textId="596BC2E0" w:rsidR="00F15A21" w:rsidRPr="007674FE" w:rsidRDefault="00F15A21" w:rsidP="00F15A21">
            <w:pPr>
              <w:jc w:val="center"/>
              <w:rPr>
                <w:rFonts w:ascii="Times New Roman" w:hAnsi="Times New Roman" w:cs="Times New Roman"/>
              </w:rPr>
            </w:pPr>
            <w:proofErr w:type="gramStart"/>
            <w:r w:rsidRPr="00E868F5">
              <w:rPr>
                <w:rFonts w:ascii="Times New Roman" w:eastAsia="宋体" w:hAnsi="Times New Roman" w:cs="Times New Roman"/>
              </w:rPr>
              <w:t>冷亚航</w:t>
            </w:r>
            <w:proofErr w:type="gramEnd"/>
            <w:r w:rsidRPr="00E868F5">
              <w:rPr>
                <w:rFonts w:ascii="Times New Roman" w:eastAsia="宋体" w:hAnsi="Times New Roman" w:cs="Times New Roman"/>
              </w:rPr>
              <w:t>、陈朵、刘泽萍</w:t>
            </w:r>
          </w:p>
        </w:tc>
        <w:tc>
          <w:tcPr>
            <w:tcW w:w="1182" w:type="dxa"/>
          </w:tcPr>
          <w:p w14:paraId="39B6C377" w14:textId="161FE72A" w:rsidR="00F15A21" w:rsidRPr="007674FE" w:rsidRDefault="00F15A21" w:rsidP="00F15A21">
            <w:pPr>
              <w:jc w:val="center"/>
              <w:rPr>
                <w:rFonts w:ascii="Times New Roman" w:hAnsi="Times New Roman" w:cs="Times New Roman"/>
              </w:rPr>
            </w:pPr>
            <w:proofErr w:type="gramStart"/>
            <w:r w:rsidRPr="00E868F5">
              <w:rPr>
                <w:rFonts w:ascii="Times New Roman" w:eastAsia="宋体" w:hAnsi="Times New Roman" w:cs="Times New Roman"/>
              </w:rPr>
              <w:t>冷亚航</w:t>
            </w:r>
            <w:proofErr w:type="gramEnd"/>
            <w:r w:rsidRPr="00E868F5">
              <w:rPr>
                <w:rFonts w:ascii="Times New Roman" w:eastAsia="宋体" w:hAnsi="Times New Roman" w:cs="Times New Roman"/>
              </w:rPr>
              <w:t>、陈朵、刘泽萍</w:t>
            </w:r>
          </w:p>
        </w:tc>
        <w:tc>
          <w:tcPr>
            <w:tcW w:w="1182" w:type="dxa"/>
          </w:tcPr>
          <w:p w14:paraId="3375864C" w14:textId="60F3FD4A" w:rsidR="00F15A21" w:rsidRPr="007674FE" w:rsidRDefault="00F15A21" w:rsidP="00F15A21">
            <w:pPr>
              <w:jc w:val="center"/>
              <w:rPr>
                <w:rFonts w:ascii="Times New Roman" w:hAnsi="Times New Roman" w:cs="Times New Roman"/>
              </w:rPr>
            </w:pPr>
            <w:proofErr w:type="gramStart"/>
            <w:r w:rsidRPr="00E868F5">
              <w:rPr>
                <w:rFonts w:ascii="Times New Roman" w:eastAsia="宋体" w:hAnsi="Times New Roman" w:cs="Times New Roman"/>
              </w:rPr>
              <w:t>冷亚航</w:t>
            </w:r>
            <w:proofErr w:type="gramEnd"/>
            <w:r w:rsidRPr="00E868F5">
              <w:rPr>
                <w:rFonts w:ascii="Times New Roman" w:eastAsia="宋体" w:hAnsi="Times New Roman" w:cs="Times New Roman"/>
              </w:rPr>
              <w:t>、陈朵、刘泽萍</w:t>
            </w:r>
          </w:p>
        </w:tc>
      </w:tr>
      <w:tr w:rsidR="00F15A21" w:rsidRPr="007674FE" w14:paraId="7B0540C1" w14:textId="77777777" w:rsidTr="00ED7D78">
        <w:tc>
          <w:tcPr>
            <w:tcW w:w="675" w:type="dxa"/>
            <w:vAlign w:val="center"/>
          </w:tcPr>
          <w:p w14:paraId="2D5758AE" w14:textId="0B48E138"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2</w:t>
            </w:r>
          </w:p>
        </w:tc>
        <w:tc>
          <w:tcPr>
            <w:tcW w:w="1134" w:type="dxa"/>
            <w:vAlign w:val="center"/>
          </w:tcPr>
          <w:p w14:paraId="0AF1DA90" w14:textId="7274325F"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2026.3.</w:t>
            </w:r>
            <w:r>
              <w:rPr>
                <w:rFonts w:ascii="Times New Roman" w:eastAsia="宋体" w:hAnsi="Times New Roman" w:cs="Times New Roman" w:hint="eastAsia"/>
              </w:rPr>
              <w:t>20</w:t>
            </w:r>
          </w:p>
        </w:tc>
        <w:tc>
          <w:tcPr>
            <w:tcW w:w="709" w:type="dxa"/>
            <w:vAlign w:val="center"/>
          </w:tcPr>
          <w:p w14:paraId="7B5A877F" w14:textId="1C4D7132"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V0.5</w:t>
            </w:r>
          </w:p>
        </w:tc>
        <w:tc>
          <w:tcPr>
            <w:tcW w:w="1843" w:type="dxa"/>
          </w:tcPr>
          <w:p w14:paraId="5B0D1463" w14:textId="4D534AF8"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完善</w:t>
            </w:r>
            <w:r>
              <w:rPr>
                <w:rFonts w:ascii="Times New Roman" w:eastAsia="宋体" w:hAnsi="Times New Roman" w:cs="Times New Roman" w:hint="eastAsia"/>
              </w:rPr>
              <w:t>需求说明</w:t>
            </w:r>
            <w:r w:rsidRPr="00E868F5">
              <w:rPr>
                <w:rFonts w:ascii="Times New Roman" w:eastAsia="宋体" w:hAnsi="Times New Roman" w:cs="Times New Roman"/>
              </w:rPr>
              <w:t>及</w:t>
            </w:r>
            <w:r>
              <w:rPr>
                <w:rFonts w:ascii="Times New Roman" w:eastAsia="宋体" w:hAnsi="Times New Roman" w:cs="Times New Roman" w:hint="eastAsia"/>
              </w:rPr>
              <w:t>功能需求</w:t>
            </w:r>
            <w:r w:rsidRPr="00E868F5">
              <w:rPr>
                <w:rFonts w:ascii="Times New Roman" w:eastAsia="宋体" w:hAnsi="Times New Roman" w:cs="Times New Roman"/>
              </w:rPr>
              <w:t>要求</w:t>
            </w:r>
          </w:p>
        </w:tc>
        <w:tc>
          <w:tcPr>
            <w:tcW w:w="1880" w:type="dxa"/>
            <w:vAlign w:val="center"/>
          </w:tcPr>
          <w:p w14:paraId="1FD4008B" w14:textId="28DB9EA2"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内容修订</w:t>
            </w:r>
          </w:p>
        </w:tc>
        <w:tc>
          <w:tcPr>
            <w:tcW w:w="1249" w:type="dxa"/>
          </w:tcPr>
          <w:p w14:paraId="2325A186" w14:textId="0C6183EC" w:rsidR="00F15A21" w:rsidRPr="007674FE" w:rsidRDefault="00F15A21" w:rsidP="00F15A21">
            <w:pPr>
              <w:jc w:val="center"/>
              <w:rPr>
                <w:rFonts w:ascii="Times New Roman" w:hAnsi="Times New Roman" w:cs="Times New Roman"/>
              </w:rPr>
            </w:pPr>
            <w:proofErr w:type="gramStart"/>
            <w:r w:rsidRPr="00E868F5">
              <w:rPr>
                <w:rFonts w:ascii="Times New Roman" w:eastAsia="宋体" w:hAnsi="Times New Roman" w:cs="Times New Roman"/>
              </w:rPr>
              <w:t>冷亚航</w:t>
            </w:r>
            <w:proofErr w:type="gramEnd"/>
            <w:r w:rsidRPr="00E868F5">
              <w:rPr>
                <w:rFonts w:ascii="Times New Roman" w:eastAsia="宋体" w:hAnsi="Times New Roman" w:cs="Times New Roman"/>
              </w:rPr>
              <w:t>、陈朵、刘泽萍</w:t>
            </w:r>
          </w:p>
        </w:tc>
        <w:tc>
          <w:tcPr>
            <w:tcW w:w="1182" w:type="dxa"/>
          </w:tcPr>
          <w:p w14:paraId="75B26107" w14:textId="140EAAC3" w:rsidR="00F15A21" w:rsidRPr="007674FE" w:rsidRDefault="00F15A21" w:rsidP="00F15A21">
            <w:pPr>
              <w:jc w:val="center"/>
              <w:rPr>
                <w:rFonts w:ascii="Times New Roman" w:hAnsi="Times New Roman" w:cs="Times New Roman"/>
              </w:rPr>
            </w:pPr>
            <w:proofErr w:type="gramStart"/>
            <w:r w:rsidRPr="00E868F5">
              <w:rPr>
                <w:rFonts w:ascii="Times New Roman" w:eastAsia="宋体" w:hAnsi="Times New Roman" w:cs="Times New Roman"/>
              </w:rPr>
              <w:t>冷亚航</w:t>
            </w:r>
            <w:proofErr w:type="gramEnd"/>
            <w:r w:rsidRPr="00E868F5">
              <w:rPr>
                <w:rFonts w:ascii="Times New Roman" w:eastAsia="宋体" w:hAnsi="Times New Roman" w:cs="Times New Roman"/>
              </w:rPr>
              <w:t>、陈朵、刘泽萍</w:t>
            </w:r>
          </w:p>
        </w:tc>
        <w:tc>
          <w:tcPr>
            <w:tcW w:w="1182" w:type="dxa"/>
          </w:tcPr>
          <w:p w14:paraId="57413118" w14:textId="11B9ACE5" w:rsidR="00F15A21" w:rsidRPr="007674FE" w:rsidRDefault="00F15A21" w:rsidP="00F15A21">
            <w:pPr>
              <w:jc w:val="center"/>
              <w:rPr>
                <w:rFonts w:ascii="Times New Roman" w:hAnsi="Times New Roman" w:cs="Times New Roman"/>
              </w:rPr>
            </w:pPr>
            <w:proofErr w:type="gramStart"/>
            <w:r w:rsidRPr="00E868F5">
              <w:rPr>
                <w:rFonts w:ascii="Times New Roman" w:eastAsia="宋体" w:hAnsi="Times New Roman" w:cs="Times New Roman"/>
              </w:rPr>
              <w:t>冷亚航</w:t>
            </w:r>
            <w:proofErr w:type="gramEnd"/>
            <w:r w:rsidRPr="00E868F5">
              <w:rPr>
                <w:rFonts w:ascii="Times New Roman" w:eastAsia="宋体" w:hAnsi="Times New Roman" w:cs="Times New Roman"/>
              </w:rPr>
              <w:t>、陈朵、刘泽萍</w:t>
            </w:r>
          </w:p>
        </w:tc>
      </w:tr>
      <w:tr w:rsidR="00F15A21" w:rsidRPr="007674FE" w14:paraId="6EAC66F4" w14:textId="77777777" w:rsidTr="005832FB">
        <w:tc>
          <w:tcPr>
            <w:tcW w:w="675" w:type="dxa"/>
          </w:tcPr>
          <w:p w14:paraId="1392208E" w14:textId="1B2A8D8F"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3</w:t>
            </w:r>
          </w:p>
        </w:tc>
        <w:tc>
          <w:tcPr>
            <w:tcW w:w="1134" w:type="dxa"/>
          </w:tcPr>
          <w:p w14:paraId="67F7A58D" w14:textId="14F29C54"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2026.3.</w:t>
            </w:r>
            <w:r>
              <w:rPr>
                <w:rFonts w:ascii="Times New Roman" w:eastAsia="宋体" w:hAnsi="Times New Roman" w:cs="Times New Roman" w:hint="eastAsia"/>
              </w:rPr>
              <w:t>21</w:t>
            </w:r>
          </w:p>
        </w:tc>
        <w:tc>
          <w:tcPr>
            <w:tcW w:w="709" w:type="dxa"/>
          </w:tcPr>
          <w:p w14:paraId="2296F461" w14:textId="7915F754"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V1.0</w:t>
            </w:r>
          </w:p>
        </w:tc>
        <w:tc>
          <w:tcPr>
            <w:tcW w:w="1843" w:type="dxa"/>
          </w:tcPr>
          <w:p w14:paraId="142A0522" w14:textId="5ABE39D1"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全文内容整合</w:t>
            </w:r>
          </w:p>
        </w:tc>
        <w:tc>
          <w:tcPr>
            <w:tcW w:w="1880" w:type="dxa"/>
          </w:tcPr>
          <w:p w14:paraId="2B139F4D" w14:textId="4EBCDAC5"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正式发布</w:t>
            </w:r>
          </w:p>
        </w:tc>
        <w:tc>
          <w:tcPr>
            <w:tcW w:w="1249" w:type="dxa"/>
          </w:tcPr>
          <w:p w14:paraId="2AD31E6C" w14:textId="3E219B39" w:rsidR="00F15A21" w:rsidRPr="007674FE" w:rsidRDefault="00F15A21" w:rsidP="00F15A21">
            <w:pPr>
              <w:jc w:val="center"/>
              <w:rPr>
                <w:rFonts w:ascii="Times New Roman" w:hAnsi="Times New Roman" w:cs="Times New Roman"/>
              </w:rPr>
            </w:pPr>
            <w:proofErr w:type="gramStart"/>
            <w:r w:rsidRPr="00E868F5">
              <w:rPr>
                <w:rFonts w:ascii="Times New Roman" w:eastAsia="宋体" w:hAnsi="Times New Roman" w:cs="Times New Roman"/>
              </w:rPr>
              <w:t>冷亚航</w:t>
            </w:r>
            <w:proofErr w:type="gramEnd"/>
            <w:r w:rsidRPr="00E868F5">
              <w:rPr>
                <w:rFonts w:ascii="Times New Roman" w:eastAsia="宋体" w:hAnsi="Times New Roman" w:cs="Times New Roman"/>
              </w:rPr>
              <w:t>、陈朵、刘泽萍</w:t>
            </w:r>
          </w:p>
        </w:tc>
        <w:tc>
          <w:tcPr>
            <w:tcW w:w="1182" w:type="dxa"/>
          </w:tcPr>
          <w:p w14:paraId="0042D9B9" w14:textId="2A4CA383" w:rsidR="00F15A21" w:rsidRPr="007674FE" w:rsidRDefault="00F15A21" w:rsidP="00F15A21">
            <w:pPr>
              <w:jc w:val="center"/>
              <w:rPr>
                <w:rFonts w:ascii="Times New Roman" w:hAnsi="Times New Roman" w:cs="Times New Roman"/>
              </w:rPr>
            </w:pPr>
            <w:proofErr w:type="gramStart"/>
            <w:r w:rsidRPr="00E868F5">
              <w:rPr>
                <w:rFonts w:ascii="Times New Roman" w:eastAsia="宋体" w:hAnsi="Times New Roman" w:cs="Times New Roman"/>
              </w:rPr>
              <w:t>冷亚航</w:t>
            </w:r>
            <w:proofErr w:type="gramEnd"/>
            <w:r w:rsidRPr="00E868F5">
              <w:rPr>
                <w:rFonts w:ascii="Times New Roman" w:eastAsia="宋体" w:hAnsi="Times New Roman" w:cs="Times New Roman"/>
              </w:rPr>
              <w:t>、陈朵、刘泽萍</w:t>
            </w:r>
          </w:p>
        </w:tc>
        <w:tc>
          <w:tcPr>
            <w:tcW w:w="1182" w:type="dxa"/>
          </w:tcPr>
          <w:p w14:paraId="1FA7426F" w14:textId="5929AF35" w:rsidR="00F15A21" w:rsidRPr="007674FE" w:rsidRDefault="00F15A21" w:rsidP="00F15A21">
            <w:pPr>
              <w:jc w:val="center"/>
              <w:rPr>
                <w:rFonts w:ascii="Times New Roman" w:hAnsi="Times New Roman" w:cs="Times New Roman"/>
              </w:rPr>
            </w:pPr>
            <w:proofErr w:type="gramStart"/>
            <w:r w:rsidRPr="00E868F5">
              <w:rPr>
                <w:rFonts w:ascii="Times New Roman" w:eastAsia="宋体" w:hAnsi="Times New Roman" w:cs="Times New Roman"/>
              </w:rPr>
              <w:t>冷亚航</w:t>
            </w:r>
            <w:proofErr w:type="gramEnd"/>
            <w:r w:rsidRPr="00E868F5">
              <w:rPr>
                <w:rFonts w:ascii="Times New Roman" w:eastAsia="宋体" w:hAnsi="Times New Roman" w:cs="Times New Roman"/>
              </w:rPr>
              <w:t>、陈朵、刘泽萍</w:t>
            </w:r>
          </w:p>
        </w:tc>
      </w:tr>
      <w:tr w:rsidR="00306B64" w:rsidRPr="007674FE" w14:paraId="739A9153" w14:textId="77777777" w:rsidTr="005832FB">
        <w:tc>
          <w:tcPr>
            <w:tcW w:w="675" w:type="dxa"/>
          </w:tcPr>
          <w:p w14:paraId="6634C9BA" w14:textId="0EF8FB64" w:rsidR="00306B64" w:rsidRPr="00E868F5" w:rsidRDefault="00306B64" w:rsidP="00306B64">
            <w:pPr>
              <w:jc w:val="center"/>
              <w:rPr>
                <w:rFonts w:ascii="Times New Roman" w:eastAsia="宋体" w:hAnsi="Times New Roman" w:cs="Times New Roman"/>
              </w:rPr>
            </w:pPr>
            <w:r>
              <w:rPr>
                <w:rFonts w:ascii="Times New Roman" w:eastAsia="宋体" w:hAnsi="Times New Roman" w:cs="Times New Roman" w:hint="eastAsia"/>
              </w:rPr>
              <w:t>4</w:t>
            </w:r>
          </w:p>
        </w:tc>
        <w:tc>
          <w:tcPr>
            <w:tcW w:w="1134" w:type="dxa"/>
          </w:tcPr>
          <w:p w14:paraId="122BCCE0" w14:textId="211BC701" w:rsidR="00306B64" w:rsidRPr="00E868F5" w:rsidRDefault="00306B64" w:rsidP="00306B64">
            <w:pPr>
              <w:jc w:val="center"/>
              <w:rPr>
                <w:rFonts w:ascii="Times New Roman" w:eastAsia="宋体" w:hAnsi="Times New Roman" w:cs="Times New Roman"/>
              </w:rPr>
            </w:pPr>
            <w:r w:rsidRPr="00E868F5">
              <w:rPr>
                <w:rFonts w:ascii="Times New Roman" w:eastAsia="宋体" w:hAnsi="Times New Roman" w:cs="Times New Roman"/>
              </w:rPr>
              <w:t>2026.</w:t>
            </w:r>
            <w:r>
              <w:rPr>
                <w:rFonts w:ascii="Times New Roman" w:eastAsia="宋体" w:hAnsi="Times New Roman" w:cs="Times New Roman" w:hint="eastAsia"/>
              </w:rPr>
              <w:t>4.1</w:t>
            </w:r>
          </w:p>
        </w:tc>
        <w:tc>
          <w:tcPr>
            <w:tcW w:w="709" w:type="dxa"/>
          </w:tcPr>
          <w:p w14:paraId="355F5ADC" w14:textId="55B8E4DF" w:rsidR="00306B64" w:rsidRPr="00E868F5" w:rsidRDefault="00306B64" w:rsidP="00306B64">
            <w:pPr>
              <w:jc w:val="center"/>
              <w:rPr>
                <w:rFonts w:ascii="Times New Roman" w:eastAsia="宋体" w:hAnsi="Times New Roman" w:cs="Times New Roman"/>
              </w:rPr>
            </w:pPr>
            <w:r w:rsidRPr="00E868F5">
              <w:rPr>
                <w:rFonts w:ascii="Times New Roman" w:eastAsia="宋体" w:hAnsi="Times New Roman" w:cs="Times New Roman"/>
              </w:rPr>
              <w:t>V1.</w:t>
            </w:r>
            <w:r>
              <w:rPr>
                <w:rFonts w:ascii="Times New Roman" w:eastAsia="宋体" w:hAnsi="Times New Roman" w:cs="Times New Roman" w:hint="eastAsia"/>
              </w:rPr>
              <w:t>1</w:t>
            </w:r>
          </w:p>
        </w:tc>
        <w:tc>
          <w:tcPr>
            <w:tcW w:w="1843" w:type="dxa"/>
          </w:tcPr>
          <w:p w14:paraId="262D6737" w14:textId="577993C3" w:rsidR="00306B64" w:rsidRPr="00E868F5" w:rsidRDefault="00306B64" w:rsidP="00306B64">
            <w:pPr>
              <w:jc w:val="center"/>
              <w:rPr>
                <w:rFonts w:ascii="Times New Roman" w:eastAsia="宋体" w:hAnsi="Times New Roman" w:cs="Times New Roman"/>
              </w:rPr>
            </w:pPr>
            <w:r>
              <w:rPr>
                <w:rFonts w:ascii="Times New Roman" w:eastAsia="宋体" w:hAnsi="Times New Roman" w:cs="Times New Roman" w:hint="eastAsia"/>
              </w:rPr>
              <w:t>结合老师意见修改</w:t>
            </w:r>
          </w:p>
        </w:tc>
        <w:tc>
          <w:tcPr>
            <w:tcW w:w="1880" w:type="dxa"/>
          </w:tcPr>
          <w:p w14:paraId="36DD72C9" w14:textId="60807097" w:rsidR="00306B64" w:rsidRPr="00E868F5" w:rsidRDefault="00306B64" w:rsidP="00306B64">
            <w:pPr>
              <w:jc w:val="center"/>
              <w:rPr>
                <w:rFonts w:ascii="Times New Roman" w:eastAsia="宋体" w:hAnsi="Times New Roman" w:cs="Times New Roman"/>
              </w:rPr>
            </w:pPr>
            <w:r>
              <w:rPr>
                <w:rFonts w:ascii="Times New Roman" w:eastAsia="宋体" w:hAnsi="Times New Roman" w:cs="Times New Roman" w:hint="eastAsia"/>
              </w:rPr>
              <w:t>内容修订</w:t>
            </w:r>
          </w:p>
        </w:tc>
        <w:tc>
          <w:tcPr>
            <w:tcW w:w="1249" w:type="dxa"/>
          </w:tcPr>
          <w:p w14:paraId="68895FA2" w14:textId="7C999333" w:rsidR="00306B64" w:rsidRPr="00E868F5" w:rsidRDefault="00306B64" w:rsidP="00306B64">
            <w:pPr>
              <w:jc w:val="center"/>
              <w:rPr>
                <w:rFonts w:ascii="Times New Roman" w:eastAsia="宋体" w:hAnsi="Times New Roman" w:cs="Times New Roman"/>
              </w:rPr>
            </w:pPr>
            <w:proofErr w:type="gramStart"/>
            <w:r w:rsidRPr="00E868F5">
              <w:rPr>
                <w:rFonts w:ascii="Times New Roman" w:eastAsia="宋体" w:hAnsi="Times New Roman" w:cs="Times New Roman"/>
              </w:rPr>
              <w:t>冷亚航</w:t>
            </w:r>
            <w:proofErr w:type="gramEnd"/>
            <w:r w:rsidRPr="00E868F5">
              <w:rPr>
                <w:rFonts w:ascii="Times New Roman" w:eastAsia="宋体" w:hAnsi="Times New Roman" w:cs="Times New Roman"/>
              </w:rPr>
              <w:t>、陈朵、刘泽萍</w:t>
            </w:r>
          </w:p>
        </w:tc>
        <w:tc>
          <w:tcPr>
            <w:tcW w:w="1182" w:type="dxa"/>
          </w:tcPr>
          <w:p w14:paraId="7926C927" w14:textId="2AB10CEE" w:rsidR="00306B64" w:rsidRPr="00E868F5" w:rsidRDefault="00306B64" w:rsidP="00306B64">
            <w:pPr>
              <w:jc w:val="center"/>
              <w:rPr>
                <w:rFonts w:ascii="Times New Roman" w:eastAsia="宋体" w:hAnsi="Times New Roman" w:cs="Times New Roman"/>
              </w:rPr>
            </w:pPr>
            <w:proofErr w:type="gramStart"/>
            <w:r w:rsidRPr="00E868F5">
              <w:rPr>
                <w:rFonts w:ascii="Times New Roman" w:eastAsia="宋体" w:hAnsi="Times New Roman" w:cs="Times New Roman"/>
              </w:rPr>
              <w:t>冷亚航</w:t>
            </w:r>
            <w:proofErr w:type="gramEnd"/>
            <w:r w:rsidRPr="00E868F5">
              <w:rPr>
                <w:rFonts w:ascii="Times New Roman" w:eastAsia="宋体" w:hAnsi="Times New Roman" w:cs="Times New Roman"/>
              </w:rPr>
              <w:t>、陈朵、刘泽萍</w:t>
            </w:r>
          </w:p>
        </w:tc>
        <w:tc>
          <w:tcPr>
            <w:tcW w:w="1182" w:type="dxa"/>
          </w:tcPr>
          <w:p w14:paraId="5FFFCE4F" w14:textId="6549D49C" w:rsidR="00306B64" w:rsidRPr="00E868F5" w:rsidRDefault="00306B64" w:rsidP="00306B64">
            <w:pPr>
              <w:jc w:val="center"/>
              <w:rPr>
                <w:rFonts w:ascii="Times New Roman" w:eastAsia="宋体" w:hAnsi="Times New Roman" w:cs="Times New Roman"/>
              </w:rPr>
            </w:pPr>
            <w:proofErr w:type="gramStart"/>
            <w:r w:rsidRPr="00E868F5">
              <w:rPr>
                <w:rFonts w:ascii="Times New Roman" w:eastAsia="宋体" w:hAnsi="Times New Roman" w:cs="Times New Roman"/>
              </w:rPr>
              <w:t>冷亚航</w:t>
            </w:r>
            <w:proofErr w:type="gramEnd"/>
            <w:r w:rsidRPr="00E868F5">
              <w:rPr>
                <w:rFonts w:ascii="Times New Roman" w:eastAsia="宋体" w:hAnsi="Times New Roman" w:cs="Times New Roman"/>
              </w:rPr>
              <w:t>、陈朵、刘泽萍</w:t>
            </w:r>
          </w:p>
        </w:tc>
      </w:tr>
    </w:tbl>
    <w:p w14:paraId="0BF84CE5" w14:textId="77777777" w:rsidR="005F0DE5" w:rsidRPr="007674FE" w:rsidRDefault="001E7247">
      <w:pPr>
        <w:rPr>
          <w:rFonts w:ascii="Times New Roman" w:hAnsi="Times New Roman" w:cs="Times New Roman"/>
        </w:rPr>
      </w:pPr>
      <w:r w:rsidRPr="007674FE">
        <w:rPr>
          <w:rFonts w:ascii="Times New Roman" w:hAnsi="Times New Roman" w:cs="Times New Roman"/>
        </w:rPr>
        <w:t>说明：</w:t>
      </w:r>
      <w:r w:rsidRPr="007674FE">
        <w:rPr>
          <w:rFonts w:ascii="Times New Roman" w:hAnsi="Times New Roman" w:cs="Times New Roman"/>
        </w:rPr>
        <w:t>“</w:t>
      </w:r>
      <w:r w:rsidRPr="007674FE">
        <w:rPr>
          <w:rFonts w:ascii="Times New Roman" w:hAnsi="Times New Roman" w:cs="Times New Roman"/>
        </w:rPr>
        <w:t>变更原因</w:t>
      </w:r>
      <w:r w:rsidRPr="007674FE">
        <w:rPr>
          <w:rFonts w:ascii="Times New Roman" w:hAnsi="Times New Roman" w:cs="Times New Roman"/>
        </w:rPr>
        <w:t>”</w:t>
      </w:r>
      <w:r w:rsidRPr="007674FE">
        <w:rPr>
          <w:rFonts w:ascii="Times New Roman" w:hAnsi="Times New Roman" w:cs="Times New Roman"/>
        </w:rPr>
        <w:t>主要是分为：</w:t>
      </w:r>
    </w:p>
    <w:p w14:paraId="4FAAB7AB" w14:textId="77777777" w:rsidR="001E7247" w:rsidRPr="007674FE" w:rsidRDefault="001E7247" w:rsidP="001E7247">
      <w:pPr>
        <w:pStyle w:val="a9"/>
        <w:numPr>
          <w:ilvl w:val="0"/>
          <w:numId w:val="20"/>
        </w:numPr>
        <w:ind w:firstLineChars="0"/>
        <w:rPr>
          <w:rFonts w:ascii="Times New Roman" w:hAnsi="Times New Roman" w:cs="Times New Roman"/>
        </w:rPr>
      </w:pPr>
      <w:r w:rsidRPr="007674FE">
        <w:rPr>
          <w:rFonts w:ascii="Times New Roman" w:hAnsi="Times New Roman" w:cs="Times New Roman"/>
        </w:rPr>
        <w:t>建立初稿</w:t>
      </w:r>
    </w:p>
    <w:p w14:paraId="63550A17" w14:textId="77777777" w:rsidR="001E7247" w:rsidRPr="007674FE" w:rsidRDefault="001E7247" w:rsidP="001E7247">
      <w:pPr>
        <w:pStyle w:val="a9"/>
        <w:numPr>
          <w:ilvl w:val="0"/>
          <w:numId w:val="20"/>
        </w:numPr>
        <w:ind w:firstLineChars="0"/>
        <w:rPr>
          <w:rFonts w:ascii="Times New Roman" w:hAnsi="Times New Roman" w:cs="Times New Roman"/>
        </w:rPr>
      </w:pPr>
      <w:r w:rsidRPr="007674FE">
        <w:rPr>
          <w:rFonts w:ascii="Times New Roman" w:hAnsi="Times New Roman" w:cs="Times New Roman"/>
        </w:rPr>
        <w:t>内容修订</w:t>
      </w:r>
    </w:p>
    <w:p w14:paraId="5070EE92" w14:textId="77777777" w:rsidR="001E7247" w:rsidRPr="007674FE" w:rsidRDefault="001E7247" w:rsidP="001E7247">
      <w:pPr>
        <w:pStyle w:val="a9"/>
        <w:numPr>
          <w:ilvl w:val="0"/>
          <w:numId w:val="20"/>
        </w:numPr>
        <w:ind w:firstLineChars="0"/>
        <w:rPr>
          <w:rFonts w:ascii="Times New Roman" w:hAnsi="Times New Roman" w:cs="Times New Roman"/>
        </w:rPr>
      </w:pPr>
      <w:r w:rsidRPr="007674FE">
        <w:rPr>
          <w:rFonts w:ascii="Times New Roman" w:hAnsi="Times New Roman" w:cs="Times New Roman"/>
        </w:rPr>
        <w:t>正式发布</w:t>
      </w:r>
    </w:p>
    <w:p w14:paraId="177D2531" w14:textId="77777777" w:rsidR="005F0DE5" w:rsidRPr="007674FE" w:rsidRDefault="005F0DE5">
      <w:pPr>
        <w:widowControl/>
        <w:jc w:val="left"/>
        <w:rPr>
          <w:rFonts w:ascii="Times New Roman" w:hAnsi="Times New Roman" w:cs="Times New Roman"/>
        </w:rPr>
      </w:pPr>
      <w:r w:rsidRPr="007674FE">
        <w:rPr>
          <w:rFonts w:ascii="Times New Roman" w:hAnsi="Times New Roman" w:cs="Times New Roman"/>
        </w:rPr>
        <w:br w:type="page"/>
      </w:r>
    </w:p>
    <w:sdt>
      <w:sdtPr>
        <w:rPr>
          <w:rFonts w:ascii="Times New Roman" w:eastAsiaTheme="minorEastAsia" w:hAnsi="Times New Roman" w:cs="Times New Roman"/>
          <w:b w:val="0"/>
          <w:bCs w:val="0"/>
          <w:color w:val="auto"/>
          <w:kern w:val="2"/>
          <w:sz w:val="21"/>
          <w:szCs w:val="22"/>
          <w:lang w:val="zh-CN"/>
        </w:rPr>
        <w:id w:val="1367566109"/>
        <w:docPartObj>
          <w:docPartGallery w:val="Table of Contents"/>
          <w:docPartUnique/>
        </w:docPartObj>
      </w:sdtPr>
      <w:sdtContent>
        <w:p w14:paraId="37088D96" w14:textId="77777777" w:rsidR="008237FE" w:rsidRDefault="000716B6" w:rsidP="002E5076">
          <w:pPr>
            <w:pStyle w:val="TOC"/>
            <w:jc w:val="center"/>
            <w:rPr>
              <w:rFonts w:ascii="Times New Roman" w:hAnsi="Times New Roman" w:cs="Times New Roman"/>
            </w:rPr>
          </w:pPr>
          <w:r w:rsidRPr="007674FE">
            <w:rPr>
              <w:rFonts w:ascii="Times New Roman" w:hAnsi="Times New Roman" w:cs="Times New Roman"/>
              <w:lang w:val="zh-CN"/>
            </w:rPr>
            <w:t>目录</w:t>
          </w:r>
        </w:p>
        <w:p w14:paraId="1C695555" w14:textId="7F95FBD8" w:rsidR="007C4B3D" w:rsidRDefault="00F04C51">
          <w:pPr>
            <w:pStyle w:val="TOC1"/>
            <w:rPr>
              <w:noProof/>
              <w:sz w:val="22"/>
              <w:szCs w:val="24"/>
              <w14:ligatures w14:val="standardContextual"/>
            </w:rPr>
          </w:pPr>
          <w:r w:rsidRPr="007674FE">
            <w:rPr>
              <w:rFonts w:ascii="Times New Roman" w:hAnsi="Times New Roman" w:cs="Times New Roman"/>
            </w:rPr>
            <w:fldChar w:fldCharType="begin"/>
          </w:r>
          <w:r w:rsidR="000716B6" w:rsidRPr="007674FE">
            <w:rPr>
              <w:rFonts w:ascii="Times New Roman" w:hAnsi="Times New Roman" w:cs="Times New Roman"/>
            </w:rPr>
            <w:instrText xml:space="preserve"> TOC \o "1-3" \h \z \u </w:instrText>
          </w:r>
          <w:r w:rsidRPr="007674FE">
            <w:rPr>
              <w:rFonts w:ascii="Times New Roman" w:hAnsi="Times New Roman" w:cs="Times New Roman"/>
            </w:rPr>
            <w:fldChar w:fldCharType="separate"/>
          </w:r>
          <w:hyperlink w:anchor="_Toc225005775" w:history="1">
            <w:r w:rsidR="007C4B3D" w:rsidRPr="005949EC">
              <w:rPr>
                <w:rStyle w:val="ac"/>
                <w:rFonts w:ascii="Times New Roman" w:hAnsi="Times New Roman" w:cs="Times New Roman" w:hint="eastAsia"/>
                <w:noProof/>
              </w:rPr>
              <w:t>1.</w:t>
            </w:r>
            <w:r w:rsidR="007C4B3D">
              <w:rPr>
                <w:rFonts w:hint="eastAsia"/>
                <w:noProof/>
                <w:sz w:val="22"/>
                <w:szCs w:val="24"/>
                <w14:ligatures w14:val="standardContextual"/>
              </w:rPr>
              <w:tab/>
            </w:r>
            <w:r w:rsidR="007C4B3D" w:rsidRPr="005949EC">
              <w:rPr>
                <w:rStyle w:val="ac"/>
                <w:rFonts w:ascii="Times New Roman" w:hAnsi="Times New Roman" w:cs="Times New Roman" w:hint="eastAsia"/>
                <w:noProof/>
              </w:rPr>
              <w:t>文档介绍</w:t>
            </w:r>
            <w:r w:rsidR="007C4B3D">
              <w:rPr>
                <w:rFonts w:hint="eastAsia"/>
                <w:noProof/>
                <w:webHidden/>
              </w:rPr>
              <w:tab/>
            </w:r>
            <w:r w:rsidR="007C4B3D">
              <w:rPr>
                <w:rFonts w:hint="eastAsia"/>
                <w:noProof/>
                <w:webHidden/>
              </w:rPr>
              <w:fldChar w:fldCharType="begin"/>
            </w:r>
            <w:r w:rsidR="007C4B3D">
              <w:rPr>
                <w:rFonts w:hint="eastAsia"/>
                <w:noProof/>
                <w:webHidden/>
              </w:rPr>
              <w:instrText xml:space="preserve"> </w:instrText>
            </w:r>
            <w:r w:rsidR="007C4B3D">
              <w:rPr>
                <w:noProof/>
                <w:webHidden/>
              </w:rPr>
              <w:instrText>PAGEREF _Toc225005775 \h</w:instrText>
            </w:r>
            <w:r w:rsidR="007C4B3D">
              <w:rPr>
                <w:rFonts w:hint="eastAsia"/>
                <w:noProof/>
                <w:webHidden/>
              </w:rPr>
              <w:instrText xml:space="preserve"> </w:instrText>
            </w:r>
            <w:r w:rsidR="007C4B3D">
              <w:rPr>
                <w:rFonts w:hint="eastAsia"/>
                <w:noProof/>
                <w:webHidden/>
              </w:rPr>
            </w:r>
            <w:r w:rsidR="007C4B3D">
              <w:rPr>
                <w:rFonts w:hint="eastAsia"/>
                <w:noProof/>
                <w:webHidden/>
              </w:rPr>
              <w:fldChar w:fldCharType="separate"/>
            </w:r>
            <w:r w:rsidR="007C4B3D">
              <w:rPr>
                <w:noProof/>
                <w:webHidden/>
              </w:rPr>
              <w:t>5</w:t>
            </w:r>
            <w:r w:rsidR="007C4B3D">
              <w:rPr>
                <w:rFonts w:hint="eastAsia"/>
                <w:noProof/>
                <w:webHidden/>
              </w:rPr>
              <w:fldChar w:fldCharType="end"/>
            </w:r>
          </w:hyperlink>
        </w:p>
        <w:p w14:paraId="0FFB67C3" w14:textId="61875E29" w:rsidR="007C4B3D" w:rsidRDefault="007C4B3D">
          <w:pPr>
            <w:pStyle w:val="TOC2"/>
            <w:tabs>
              <w:tab w:val="left" w:pos="1100"/>
              <w:tab w:val="right" w:leader="dot" w:pos="9628"/>
            </w:tabs>
            <w:rPr>
              <w:noProof/>
              <w:sz w:val="22"/>
              <w:szCs w:val="24"/>
              <w14:ligatures w14:val="standardContextual"/>
            </w:rPr>
          </w:pPr>
          <w:hyperlink w:anchor="_Toc225005776" w:history="1">
            <w:r w:rsidRPr="005949EC">
              <w:rPr>
                <w:rStyle w:val="ac"/>
                <w:rFonts w:ascii="Times New Roman" w:hAnsi="Times New Roman" w:cs="Times New Roman" w:hint="eastAsia"/>
                <w:noProof/>
              </w:rPr>
              <w:t>1.1.</w:t>
            </w:r>
            <w:r>
              <w:rPr>
                <w:rFonts w:hint="eastAsia"/>
                <w:noProof/>
                <w:sz w:val="22"/>
                <w:szCs w:val="24"/>
                <w14:ligatures w14:val="standardContextual"/>
              </w:rPr>
              <w:tab/>
            </w:r>
            <w:r w:rsidRPr="005949EC">
              <w:rPr>
                <w:rStyle w:val="ac"/>
                <w:rFonts w:ascii="Times New Roman" w:hAnsi="Times New Roman" w:cs="Times New Roman" w:hint="eastAsia"/>
                <w:noProof/>
              </w:rPr>
              <w:t>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AC85B10" w14:textId="6DB07592" w:rsidR="007C4B3D" w:rsidRDefault="007C4B3D">
          <w:pPr>
            <w:pStyle w:val="TOC2"/>
            <w:tabs>
              <w:tab w:val="left" w:pos="1100"/>
              <w:tab w:val="right" w:leader="dot" w:pos="9628"/>
            </w:tabs>
            <w:rPr>
              <w:noProof/>
              <w:sz w:val="22"/>
              <w:szCs w:val="24"/>
              <w14:ligatures w14:val="standardContextual"/>
            </w:rPr>
          </w:pPr>
          <w:hyperlink w:anchor="_Toc225005777" w:history="1">
            <w:r w:rsidRPr="005949EC">
              <w:rPr>
                <w:rStyle w:val="ac"/>
                <w:rFonts w:ascii="Times New Roman" w:hAnsi="Times New Roman" w:cs="Times New Roman" w:hint="eastAsia"/>
                <w:noProof/>
              </w:rPr>
              <w:t>1.2.</w:t>
            </w:r>
            <w:r>
              <w:rPr>
                <w:rFonts w:hint="eastAsia"/>
                <w:noProof/>
                <w:sz w:val="22"/>
                <w:szCs w:val="24"/>
                <w14:ligatures w14:val="standardContextual"/>
              </w:rPr>
              <w:tab/>
            </w:r>
            <w:r w:rsidRPr="005949EC">
              <w:rPr>
                <w:rStyle w:val="ac"/>
                <w:rFonts w:ascii="Times New Roman" w:hAnsi="Times New Roman" w:cs="Times New Roman" w:hint="eastAsia"/>
                <w:noProof/>
              </w:rPr>
              <w:t>文档范围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35A49A2" w14:textId="540F21F7" w:rsidR="007C4B3D" w:rsidRDefault="007C4B3D">
          <w:pPr>
            <w:pStyle w:val="TOC2"/>
            <w:tabs>
              <w:tab w:val="left" w:pos="1100"/>
              <w:tab w:val="right" w:leader="dot" w:pos="9628"/>
            </w:tabs>
            <w:rPr>
              <w:noProof/>
              <w:sz w:val="22"/>
              <w:szCs w:val="24"/>
              <w14:ligatures w14:val="standardContextual"/>
            </w:rPr>
          </w:pPr>
          <w:hyperlink w:anchor="_Toc225005778" w:history="1">
            <w:r w:rsidRPr="005949EC">
              <w:rPr>
                <w:rStyle w:val="ac"/>
                <w:rFonts w:ascii="Times New Roman" w:hAnsi="Times New Roman" w:cs="Times New Roman" w:hint="eastAsia"/>
                <w:noProof/>
              </w:rPr>
              <w:t>1.3.</w:t>
            </w:r>
            <w:r>
              <w:rPr>
                <w:rFonts w:hint="eastAsia"/>
                <w:noProof/>
                <w:sz w:val="22"/>
                <w:szCs w:val="24"/>
                <w14:ligatures w14:val="standardContextual"/>
              </w:rPr>
              <w:tab/>
            </w:r>
            <w:r w:rsidRPr="005949EC">
              <w:rPr>
                <w:rStyle w:val="ac"/>
                <w:rFonts w:ascii="Times New Roman" w:hAnsi="Times New Roman" w:cs="Times New Roman" w:hint="eastAsia"/>
                <w:noProof/>
              </w:rPr>
              <w:t>读者对象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9C79702" w14:textId="2BF0145C" w:rsidR="007C4B3D" w:rsidRDefault="007C4B3D">
          <w:pPr>
            <w:pStyle w:val="TOC2"/>
            <w:tabs>
              <w:tab w:val="left" w:pos="1100"/>
              <w:tab w:val="right" w:leader="dot" w:pos="9628"/>
            </w:tabs>
            <w:rPr>
              <w:noProof/>
              <w:sz w:val="22"/>
              <w:szCs w:val="24"/>
              <w14:ligatures w14:val="standardContextual"/>
            </w:rPr>
          </w:pPr>
          <w:hyperlink w:anchor="_Toc225005779" w:history="1">
            <w:r w:rsidRPr="005949EC">
              <w:rPr>
                <w:rStyle w:val="ac"/>
                <w:rFonts w:ascii="Times New Roman" w:hAnsi="Times New Roman" w:cs="Times New Roman" w:hint="eastAsia"/>
                <w:noProof/>
              </w:rPr>
              <w:t>1.4.</w:t>
            </w:r>
            <w:r>
              <w:rPr>
                <w:rFonts w:hint="eastAsia"/>
                <w:noProof/>
                <w:sz w:val="22"/>
                <w:szCs w:val="24"/>
                <w14:ligatures w14:val="standardContextual"/>
              </w:rPr>
              <w:tab/>
            </w:r>
            <w:r w:rsidRPr="005949EC">
              <w:rPr>
                <w:rStyle w:val="ac"/>
                <w:rFonts w:ascii="Times New Roman" w:hAnsi="Times New Roman" w:cs="Times New Roman" w:hint="eastAsia"/>
                <w:noProof/>
              </w:rPr>
              <w:t>术语与缩写解释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8F8E251" w14:textId="1225A7EC" w:rsidR="007C4B3D" w:rsidRDefault="007C4B3D">
          <w:pPr>
            <w:pStyle w:val="TOC2"/>
            <w:tabs>
              <w:tab w:val="left" w:pos="1100"/>
              <w:tab w:val="right" w:leader="dot" w:pos="9628"/>
            </w:tabs>
            <w:rPr>
              <w:noProof/>
              <w:sz w:val="22"/>
              <w:szCs w:val="24"/>
              <w14:ligatures w14:val="standardContextual"/>
            </w:rPr>
          </w:pPr>
          <w:hyperlink w:anchor="_Toc225005780" w:history="1">
            <w:r w:rsidRPr="005949EC">
              <w:rPr>
                <w:rStyle w:val="ac"/>
                <w:rFonts w:ascii="Times New Roman" w:hAnsi="Times New Roman" w:cs="Times New Roman" w:hint="eastAsia"/>
                <w:noProof/>
              </w:rPr>
              <w:t>1.5.</w:t>
            </w:r>
            <w:r>
              <w:rPr>
                <w:rFonts w:hint="eastAsia"/>
                <w:noProof/>
                <w:sz w:val="22"/>
                <w:szCs w:val="24"/>
                <w14:ligatures w14:val="standardContextual"/>
              </w:rPr>
              <w:tab/>
            </w:r>
            <w:r w:rsidRPr="005949EC">
              <w:rPr>
                <w:rStyle w:val="ac"/>
                <w:rFonts w:ascii="Times New Roman" w:hAnsi="Times New Roman" w:cs="Times New Roman" w:hint="eastAsia"/>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F0F3F47" w14:textId="416DE67D" w:rsidR="007C4B3D" w:rsidRDefault="007C4B3D">
          <w:pPr>
            <w:pStyle w:val="TOC1"/>
            <w:rPr>
              <w:noProof/>
              <w:sz w:val="22"/>
              <w:szCs w:val="24"/>
              <w14:ligatures w14:val="standardContextual"/>
            </w:rPr>
          </w:pPr>
          <w:hyperlink w:anchor="_Toc225005781" w:history="1">
            <w:r w:rsidRPr="005949EC">
              <w:rPr>
                <w:rStyle w:val="ac"/>
                <w:rFonts w:ascii="Times New Roman" w:hAnsi="Times New Roman" w:cs="Times New Roman" w:hint="eastAsia"/>
                <w:noProof/>
              </w:rPr>
              <w:t>2.</w:t>
            </w:r>
            <w:r>
              <w:rPr>
                <w:rFonts w:hint="eastAsia"/>
                <w:noProof/>
                <w:sz w:val="22"/>
                <w:szCs w:val="24"/>
                <w14:ligatures w14:val="standardContextual"/>
              </w:rPr>
              <w:tab/>
            </w:r>
            <w:r w:rsidRPr="005949EC">
              <w:rPr>
                <w:rStyle w:val="ac"/>
                <w:rFonts w:ascii="Times New Roman" w:hAnsi="Times New Roman" w:cs="Times New Roman" w:hint="eastAsia"/>
                <w:noProof/>
              </w:rPr>
              <w:t>项目介绍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6FB5850" w14:textId="435A6DB0" w:rsidR="007C4B3D" w:rsidRDefault="007C4B3D">
          <w:pPr>
            <w:pStyle w:val="TOC2"/>
            <w:tabs>
              <w:tab w:val="left" w:pos="1100"/>
              <w:tab w:val="right" w:leader="dot" w:pos="9628"/>
            </w:tabs>
            <w:rPr>
              <w:noProof/>
              <w:sz w:val="22"/>
              <w:szCs w:val="24"/>
              <w14:ligatures w14:val="standardContextual"/>
            </w:rPr>
          </w:pPr>
          <w:hyperlink w:anchor="_Toc225005782" w:history="1">
            <w:r w:rsidRPr="005949EC">
              <w:rPr>
                <w:rStyle w:val="ac"/>
                <w:rFonts w:ascii="Times New Roman" w:hAnsi="Times New Roman" w:cs="Times New Roman" w:hint="eastAsia"/>
                <w:noProof/>
              </w:rPr>
              <w:t>2.1.</w:t>
            </w:r>
            <w:r>
              <w:rPr>
                <w:rFonts w:hint="eastAsia"/>
                <w:noProof/>
                <w:sz w:val="22"/>
                <w:szCs w:val="24"/>
                <w14:ligatures w14:val="standardContextual"/>
              </w:rPr>
              <w:tab/>
            </w:r>
            <w:r w:rsidRPr="005949EC">
              <w:rPr>
                <w:rStyle w:val="ac"/>
                <w:rFonts w:ascii="Times New Roman" w:hAnsi="Times New Roman" w:cs="Times New Roman" w:hint="eastAsia"/>
                <w:noProof/>
              </w:rPr>
              <w:t>项目说明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377E6E1" w14:textId="41701871" w:rsidR="007C4B3D" w:rsidRDefault="007C4B3D">
          <w:pPr>
            <w:pStyle w:val="TOC2"/>
            <w:tabs>
              <w:tab w:val="left" w:pos="1100"/>
              <w:tab w:val="right" w:leader="dot" w:pos="9628"/>
            </w:tabs>
            <w:rPr>
              <w:noProof/>
              <w:sz w:val="22"/>
              <w:szCs w:val="24"/>
              <w14:ligatures w14:val="standardContextual"/>
            </w:rPr>
          </w:pPr>
          <w:hyperlink w:anchor="_Toc225005783" w:history="1">
            <w:r w:rsidRPr="005949EC">
              <w:rPr>
                <w:rStyle w:val="ac"/>
                <w:rFonts w:ascii="Times New Roman" w:hAnsi="Times New Roman" w:cs="Times New Roman" w:hint="eastAsia"/>
                <w:noProof/>
              </w:rPr>
              <w:t>2.2.</w:t>
            </w:r>
            <w:r>
              <w:rPr>
                <w:rFonts w:hint="eastAsia"/>
                <w:noProof/>
                <w:sz w:val="22"/>
                <w:szCs w:val="24"/>
                <w14:ligatures w14:val="standardContextual"/>
              </w:rPr>
              <w:tab/>
            </w:r>
            <w:r w:rsidRPr="005949EC">
              <w:rPr>
                <w:rStyle w:val="ac"/>
                <w:rFonts w:ascii="Times New Roman" w:hAnsi="Times New Roman" w:cs="Times New Roman" w:hint="eastAsia"/>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9E11C48" w14:textId="69A550EE" w:rsidR="007C4B3D" w:rsidRDefault="007C4B3D">
          <w:pPr>
            <w:pStyle w:val="TOC2"/>
            <w:tabs>
              <w:tab w:val="left" w:pos="1100"/>
              <w:tab w:val="right" w:leader="dot" w:pos="9628"/>
            </w:tabs>
            <w:rPr>
              <w:noProof/>
              <w:sz w:val="22"/>
              <w:szCs w:val="24"/>
              <w14:ligatures w14:val="standardContextual"/>
            </w:rPr>
          </w:pPr>
          <w:hyperlink w:anchor="_Toc225005784" w:history="1">
            <w:r w:rsidRPr="005949EC">
              <w:rPr>
                <w:rStyle w:val="ac"/>
                <w:rFonts w:ascii="Times New Roman" w:hAnsi="Times New Roman" w:cs="Times New Roman" w:hint="eastAsia"/>
                <w:noProof/>
              </w:rPr>
              <w:t>2.3.</w:t>
            </w:r>
            <w:r>
              <w:rPr>
                <w:rFonts w:hint="eastAsia"/>
                <w:noProof/>
                <w:sz w:val="22"/>
                <w:szCs w:val="24"/>
                <w14:ligatures w14:val="standardContextual"/>
              </w:rPr>
              <w:tab/>
            </w:r>
            <w:r w:rsidRPr="005949EC">
              <w:rPr>
                <w:rStyle w:val="ac"/>
                <w:rFonts w:ascii="Times New Roman" w:hAnsi="Times New Roman" w:cs="Times New Roman" w:hint="eastAsia"/>
                <w:noProof/>
              </w:rPr>
              <w:t>项目目标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C06C820" w14:textId="63B26004" w:rsidR="007C4B3D" w:rsidRDefault="007C4B3D">
          <w:pPr>
            <w:pStyle w:val="TOC2"/>
            <w:tabs>
              <w:tab w:val="left" w:pos="1100"/>
              <w:tab w:val="right" w:leader="dot" w:pos="9628"/>
            </w:tabs>
            <w:rPr>
              <w:noProof/>
              <w:sz w:val="22"/>
              <w:szCs w:val="24"/>
              <w14:ligatures w14:val="standardContextual"/>
            </w:rPr>
          </w:pPr>
          <w:hyperlink w:anchor="_Toc225005785" w:history="1">
            <w:r w:rsidRPr="005949EC">
              <w:rPr>
                <w:rStyle w:val="ac"/>
                <w:rFonts w:ascii="Times New Roman" w:hAnsi="Times New Roman" w:cs="Times New Roman" w:hint="eastAsia"/>
                <w:noProof/>
              </w:rPr>
              <w:t>2.4.</w:t>
            </w:r>
            <w:r>
              <w:rPr>
                <w:rFonts w:hint="eastAsia"/>
                <w:noProof/>
                <w:sz w:val="22"/>
                <w:szCs w:val="24"/>
                <w14:ligatures w14:val="standardContextual"/>
              </w:rPr>
              <w:tab/>
            </w:r>
            <w:r w:rsidRPr="005949EC">
              <w:rPr>
                <w:rStyle w:val="ac"/>
                <w:rFonts w:ascii="Times New Roman" w:hAnsi="Times New Roman" w:cs="Times New Roman" w:hint="eastAsia"/>
                <w:noProof/>
              </w:rPr>
              <w:t>项目用户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B3868E4" w14:textId="06C36CDE" w:rsidR="007C4B3D" w:rsidRDefault="007C4B3D">
          <w:pPr>
            <w:pStyle w:val="TOC1"/>
            <w:rPr>
              <w:noProof/>
              <w:sz w:val="22"/>
              <w:szCs w:val="24"/>
              <w14:ligatures w14:val="standardContextual"/>
            </w:rPr>
          </w:pPr>
          <w:hyperlink w:anchor="_Toc225005786" w:history="1">
            <w:r w:rsidRPr="005949EC">
              <w:rPr>
                <w:rStyle w:val="ac"/>
                <w:rFonts w:ascii="Times New Roman" w:hAnsi="Times New Roman" w:cs="Times New Roman" w:hint="eastAsia"/>
                <w:noProof/>
              </w:rPr>
              <w:t>3.</w:t>
            </w:r>
            <w:r>
              <w:rPr>
                <w:rFonts w:hint="eastAsia"/>
                <w:noProof/>
                <w:sz w:val="22"/>
                <w:szCs w:val="24"/>
                <w14:ligatures w14:val="standardContextual"/>
              </w:rPr>
              <w:tab/>
            </w:r>
            <w:r w:rsidRPr="005949EC">
              <w:rPr>
                <w:rStyle w:val="ac"/>
                <w:rFonts w:ascii="Times New Roman" w:hAnsi="Times New Roman" w:cs="Times New Roman" w:hint="eastAsia"/>
                <w:noProof/>
              </w:rPr>
              <w:t>需求说明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E1CB093" w14:textId="7A726241" w:rsidR="007C4B3D" w:rsidRDefault="007C4B3D">
          <w:pPr>
            <w:pStyle w:val="TOC2"/>
            <w:tabs>
              <w:tab w:val="left" w:pos="1100"/>
              <w:tab w:val="right" w:leader="dot" w:pos="9628"/>
            </w:tabs>
            <w:rPr>
              <w:noProof/>
              <w:sz w:val="22"/>
              <w:szCs w:val="24"/>
              <w14:ligatures w14:val="standardContextual"/>
            </w:rPr>
          </w:pPr>
          <w:hyperlink w:anchor="_Toc225005787" w:history="1">
            <w:r w:rsidRPr="005949EC">
              <w:rPr>
                <w:rStyle w:val="ac"/>
                <w:rFonts w:ascii="Times New Roman" w:hAnsi="Times New Roman" w:cs="Times New Roman" w:hint="eastAsia"/>
                <w:noProof/>
              </w:rPr>
              <w:t>3.1.</w:t>
            </w:r>
            <w:r>
              <w:rPr>
                <w:rFonts w:hint="eastAsia"/>
                <w:noProof/>
                <w:sz w:val="22"/>
                <w:szCs w:val="24"/>
                <w14:ligatures w14:val="standardContextual"/>
              </w:rPr>
              <w:tab/>
            </w:r>
            <w:r w:rsidRPr="005949EC">
              <w:rPr>
                <w:rStyle w:val="ac"/>
                <w:rFonts w:ascii="Times New Roman" w:hAnsi="Times New Roman" w:cs="Times New Roman" w:hint="eastAsia"/>
                <w:noProof/>
              </w:rPr>
              <w:t>整体需求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DAE9E49" w14:textId="07D670F8" w:rsidR="007C4B3D" w:rsidRDefault="007C4B3D">
          <w:pPr>
            <w:pStyle w:val="TOC2"/>
            <w:tabs>
              <w:tab w:val="left" w:pos="1100"/>
              <w:tab w:val="right" w:leader="dot" w:pos="9628"/>
            </w:tabs>
            <w:rPr>
              <w:noProof/>
              <w:sz w:val="22"/>
              <w:szCs w:val="24"/>
              <w14:ligatures w14:val="standardContextual"/>
            </w:rPr>
          </w:pPr>
          <w:hyperlink w:anchor="_Toc225005788" w:history="1">
            <w:r w:rsidRPr="005949EC">
              <w:rPr>
                <w:rStyle w:val="ac"/>
                <w:rFonts w:ascii="Times New Roman" w:hAnsi="Times New Roman" w:cs="Times New Roman" w:hint="eastAsia"/>
                <w:noProof/>
              </w:rPr>
              <w:t>3.2.</w:t>
            </w:r>
            <w:r>
              <w:rPr>
                <w:rFonts w:hint="eastAsia"/>
                <w:noProof/>
                <w:sz w:val="22"/>
                <w:szCs w:val="24"/>
                <w14:ligatures w14:val="standardContextual"/>
              </w:rPr>
              <w:tab/>
            </w:r>
            <w:r w:rsidRPr="005949EC">
              <w:rPr>
                <w:rStyle w:val="ac"/>
                <w:rFonts w:ascii="Times New Roman" w:hAnsi="Times New Roman" w:cs="Times New Roman" w:hint="eastAsia"/>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EFB6123" w14:textId="69DCDA10" w:rsidR="007C4B3D" w:rsidRDefault="007C4B3D">
          <w:pPr>
            <w:pStyle w:val="TOC3"/>
            <w:tabs>
              <w:tab w:val="left" w:pos="1760"/>
              <w:tab w:val="right" w:leader="dot" w:pos="9628"/>
            </w:tabs>
            <w:rPr>
              <w:noProof/>
              <w:sz w:val="22"/>
              <w:szCs w:val="24"/>
              <w14:ligatures w14:val="standardContextual"/>
            </w:rPr>
          </w:pPr>
          <w:hyperlink w:anchor="_Toc225005789" w:history="1">
            <w:r w:rsidRPr="005949EC">
              <w:rPr>
                <w:rStyle w:val="ac"/>
                <w:rFonts w:hint="eastAsia"/>
                <w:noProof/>
              </w:rPr>
              <w:t>3.2.1.</w:t>
            </w:r>
            <w:r>
              <w:rPr>
                <w:rFonts w:hint="eastAsia"/>
                <w:noProof/>
                <w:sz w:val="22"/>
                <w:szCs w:val="24"/>
                <w14:ligatures w14:val="standardContextual"/>
              </w:rPr>
              <w:tab/>
            </w:r>
            <w:r w:rsidRPr="005949EC">
              <w:rPr>
                <w:rStyle w:val="ac"/>
                <w:rFonts w:hint="eastAsia"/>
                <w:noProof/>
              </w:rPr>
              <w:t>需求编号规则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CCA570D" w14:textId="09A148F3" w:rsidR="007C4B3D" w:rsidRDefault="007C4B3D">
          <w:pPr>
            <w:pStyle w:val="TOC3"/>
            <w:tabs>
              <w:tab w:val="left" w:pos="1760"/>
              <w:tab w:val="right" w:leader="dot" w:pos="9628"/>
            </w:tabs>
            <w:rPr>
              <w:noProof/>
              <w:sz w:val="22"/>
              <w:szCs w:val="24"/>
              <w14:ligatures w14:val="standardContextual"/>
            </w:rPr>
          </w:pPr>
          <w:hyperlink w:anchor="_Toc225005790" w:history="1">
            <w:r w:rsidRPr="005949EC">
              <w:rPr>
                <w:rStyle w:val="ac"/>
                <w:rFonts w:hint="eastAsia"/>
                <w:noProof/>
              </w:rPr>
              <w:t>3.2.2.</w:t>
            </w:r>
            <w:r>
              <w:rPr>
                <w:rFonts w:hint="eastAsia"/>
                <w:noProof/>
                <w:sz w:val="22"/>
                <w:szCs w:val="24"/>
                <w14:ligatures w14:val="standardContextual"/>
              </w:rPr>
              <w:tab/>
            </w:r>
            <w:r w:rsidRPr="005949EC">
              <w:rPr>
                <w:rStyle w:val="ac"/>
                <w:rFonts w:hint="eastAsia"/>
                <w:noProof/>
              </w:rPr>
              <w:t>总体模块划分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97A77AB" w14:textId="1F133A8E" w:rsidR="007C4B3D" w:rsidRDefault="007C4B3D">
          <w:pPr>
            <w:pStyle w:val="TOC1"/>
            <w:rPr>
              <w:noProof/>
              <w:sz w:val="22"/>
              <w:szCs w:val="24"/>
              <w14:ligatures w14:val="standardContextual"/>
            </w:rPr>
          </w:pPr>
          <w:hyperlink w:anchor="_Toc225005791" w:history="1">
            <w:r w:rsidRPr="005949EC">
              <w:rPr>
                <w:rStyle w:val="ac"/>
                <w:rFonts w:ascii="Times New Roman" w:hAnsi="Times New Roman" w:cs="Times New Roman" w:hint="eastAsia"/>
                <w:noProof/>
              </w:rPr>
              <w:t>4.</w:t>
            </w:r>
            <w:r>
              <w:rPr>
                <w:rFonts w:hint="eastAsia"/>
                <w:noProof/>
                <w:sz w:val="22"/>
                <w:szCs w:val="24"/>
                <w14:ligatures w14:val="standardContextual"/>
              </w:rPr>
              <w:tab/>
            </w:r>
            <w:r w:rsidRPr="005949EC">
              <w:rPr>
                <w:rStyle w:val="ac"/>
                <w:rFonts w:ascii="Times New Roman" w:hAnsi="Times New Roman" w:cs="Times New Roman" w:hint="eastAsia"/>
                <w:noProof/>
              </w:rPr>
              <w:t>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A4DD554" w14:textId="63F7DDEB" w:rsidR="007C4B3D" w:rsidRDefault="007C4B3D">
          <w:pPr>
            <w:pStyle w:val="TOC2"/>
            <w:tabs>
              <w:tab w:val="left" w:pos="1100"/>
              <w:tab w:val="right" w:leader="dot" w:pos="9628"/>
            </w:tabs>
            <w:rPr>
              <w:noProof/>
              <w:sz w:val="22"/>
              <w:szCs w:val="24"/>
              <w14:ligatures w14:val="standardContextual"/>
            </w:rPr>
          </w:pPr>
          <w:hyperlink w:anchor="_Toc225005792" w:history="1">
            <w:r w:rsidRPr="005949EC">
              <w:rPr>
                <w:rStyle w:val="ac"/>
                <w:rFonts w:ascii="Times New Roman" w:hAnsi="Times New Roman" w:cs="Times New Roman" w:hint="eastAsia"/>
                <w:noProof/>
              </w:rPr>
              <w:t>4.1.</w:t>
            </w:r>
            <w:r>
              <w:rPr>
                <w:rFonts w:hint="eastAsia"/>
                <w:noProof/>
                <w:sz w:val="22"/>
                <w:szCs w:val="24"/>
                <w14:ligatures w14:val="standardContextual"/>
              </w:rPr>
              <w:tab/>
            </w:r>
            <w:r w:rsidRPr="005949EC">
              <w:rPr>
                <w:rStyle w:val="ac"/>
                <w:rFonts w:ascii="Times New Roman" w:hAnsi="Times New Roman" w:cs="Times New Roman" w:hint="eastAsia"/>
                <w:noProof/>
              </w:rPr>
              <w:t>基础系统功能模块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6FDDB3F" w14:textId="7CC27C31" w:rsidR="007C4B3D" w:rsidRDefault="007C4B3D">
          <w:pPr>
            <w:pStyle w:val="TOC3"/>
            <w:tabs>
              <w:tab w:val="left" w:pos="1760"/>
              <w:tab w:val="right" w:leader="dot" w:pos="9628"/>
            </w:tabs>
            <w:rPr>
              <w:noProof/>
              <w:sz w:val="22"/>
              <w:szCs w:val="24"/>
              <w14:ligatures w14:val="standardContextual"/>
            </w:rPr>
          </w:pPr>
          <w:hyperlink w:anchor="_Toc225005793" w:history="1">
            <w:r w:rsidRPr="005949EC">
              <w:rPr>
                <w:rStyle w:val="ac"/>
                <w:rFonts w:hint="eastAsia"/>
                <w:noProof/>
              </w:rPr>
              <w:t>4.1.1.</w:t>
            </w:r>
            <w:r>
              <w:rPr>
                <w:rFonts w:hint="eastAsia"/>
                <w:noProof/>
                <w:sz w:val="22"/>
                <w:szCs w:val="24"/>
                <w14:ligatures w14:val="standardContextual"/>
              </w:rPr>
              <w:tab/>
            </w:r>
            <w:r w:rsidRPr="005949EC">
              <w:rPr>
                <w:rStyle w:val="ac"/>
                <w:rFonts w:hint="eastAsia"/>
                <w:noProof/>
              </w:rPr>
              <w:t>用户登录</w:t>
            </w:r>
            <w:r w:rsidRPr="005949EC">
              <w:rPr>
                <w:rStyle w:val="ac"/>
                <w:rFonts w:hint="eastAsia"/>
                <w:noProof/>
              </w:rPr>
              <w:t>RQ-A-4-10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3D0D0AA" w14:textId="0341FD64" w:rsidR="007C4B3D" w:rsidRDefault="007C4B3D">
          <w:pPr>
            <w:pStyle w:val="TOC3"/>
            <w:tabs>
              <w:tab w:val="left" w:pos="1760"/>
              <w:tab w:val="right" w:leader="dot" w:pos="9628"/>
            </w:tabs>
            <w:rPr>
              <w:noProof/>
              <w:sz w:val="22"/>
              <w:szCs w:val="24"/>
              <w14:ligatures w14:val="standardContextual"/>
            </w:rPr>
          </w:pPr>
          <w:hyperlink w:anchor="_Toc225005794" w:history="1">
            <w:r w:rsidRPr="005949EC">
              <w:rPr>
                <w:rStyle w:val="ac"/>
                <w:rFonts w:hint="eastAsia"/>
                <w:noProof/>
              </w:rPr>
              <w:t>4.1.2.</w:t>
            </w:r>
            <w:r>
              <w:rPr>
                <w:rFonts w:hint="eastAsia"/>
                <w:noProof/>
                <w:sz w:val="22"/>
                <w:szCs w:val="24"/>
                <w14:ligatures w14:val="standardContextual"/>
              </w:rPr>
              <w:tab/>
            </w:r>
            <w:r w:rsidRPr="005949EC">
              <w:rPr>
                <w:rStyle w:val="ac"/>
                <w:rFonts w:hint="eastAsia"/>
                <w:noProof/>
              </w:rPr>
              <w:t>后台功能调用菜单</w:t>
            </w:r>
            <w:r w:rsidRPr="005949EC">
              <w:rPr>
                <w:rStyle w:val="ac"/>
                <w:rFonts w:hint="eastAsia"/>
                <w:noProof/>
              </w:rPr>
              <w:t>RQ-A-4-90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E1B5E4" w14:textId="17B92070" w:rsidR="007C4B3D" w:rsidRDefault="007C4B3D">
          <w:pPr>
            <w:pStyle w:val="TOC2"/>
            <w:tabs>
              <w:tab w:val="left" w:pos="1100"/>
              <w:tab w:val="right" w:leader="dot" w:pos="9628"/>
            </w:tabs>
            <w:rPr>
              <w:noProof/>
              <w:sz w:val="22"/>
              <w:szCs w:val="24"/>
              <w14:ligatures w14:val="standardContextual"/>
            </w:rPr>
          </w:pPr>
          <w:hyperlink w:anchor="_Toc225005795" w:history="1">
            <w:r w:rsidRPr="005949EC">
              <w:rPr>
                <w:rStyle w:val="ac"/>
                <w:rFonts w:ascii="Times New Roman" w:hAnsi="Times New Roman" w:cs="Times New Roman" w:hint="eastAsia"/>
                <w:noProof/>
              </w:rPr>
              <w:t>4.2.</w:t>
            </w:r>
            <w:r>
              <w:rPr>
                <w:rFonts w:hint="eastAsia"/>
                <w:noProof/>
                <w:sz w:val="22"/>
                <w:szCs w:val="24"/>
                <w14:ligatures w14:val="standardContextual"/>
              </w:rPr>
              <w:tab/>
            </w:r>
            <w:r w:rsidRPr="005949EC">
              <w:rPr>
                <w:rStyle w:val="ac"/>
                <w:rFonts w:ascii="Times New Roman" w:hAnsi="Times New Roman" w:cs="Times New Roman" w:hint="eastAsia"/>
                <w:noProof/>
              </w:rPr>
              <w:t>地图航迹展示模块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A0BC525" w14:textId="04D1AA6A" w:rsidR="007C4B3D" w:rsidRDefault="007C4B3D">
          <w:pPr>
            <w:pStyle w:val="TOC3"/>
            <w:tabs>
              <w:tab w:val="left" w:pos="1760"/>
              <w:tab w:val="right" w:leader="dot" w:pos="9628"/>
            </w:tabs>
            <w:rPr>
              <w:noProof/>
              <w:sz w:val="22"/>
              <w:szCs w:val="24"/>
              <w14:ligatures w14:val="standardContextual"/>
            </w:rPr>
          </w:pPr>
          <w:hyperlink w:anchor="_Toc225005796" w:history="1">
            <w:r w:rsidRPr="005949EC">
              <w:rPr>
                <w:rStyle w:val="ac"/>
                <w:rFonts w:hint="eastAsia"/>
                <w:noProof/>
              </w:rPr>
              <w:t>4.2.1.</w:t>
            </w:r>
            <w:r>
              <w:rPr>
                <w:rFonts w:hint="eastAsia"/>
                <w:noProof/>
                <w:sz w:val="22"/>
                <w:szCs w:val="24"/>
                <w14:ligatures w14:val="standardContextual"/>
              </w:rPr>
              <w:tab/>
            </w:r>
            <w:r w:rsidRPr="005949EC">
              <w:rPr>
                <w:rStyle w:val="ac"/>
                <w:rFonts w:hint="eastAsia"/>
                <w:noProof/>
              </w:rPr>
              <w:t>静态信息显示</w:t>
            </w:r>
            <w:r w:rsidRPr="005949EC">
              <w:rPr>
                <w:rStyle w:val="ac"/>
                <w:rFonts w:hint="eastAsia"/>
                <w:noProof/>
              </w:rPr>
              <w:t>RQ-A-4-20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096E3B4" w14:textId="19BC8847" w:rsidR="007C4B3D" w:rsidRDefault="007C4B3D">
          <w:pPr>
            <w:pStyle w:val="TOC3"/>
            <w:tabs>
              <w:tab w:val="left" w:pos="1760"/>
              <w:tab w:val="right" w:leader="dot" w:pos="9628"/>
            </w:tabs>
            <w:rPr>
              <w:noProof/>
              <w:sz w:val="22"/>
              <w:szCs w:val="24"/>
              <w14:ligatures w14:val="standardContextual"/>
            </w:rPr>
          </w:pPr>
          <w:hyperlink w:anchor="_Toc225005797" w:history="1">
            <w:r w:rsidRPr="005949EC">
              <w:rPr>
                <w:rStyle w:val="ac"/>
                <w:rFonts w:hint="eastAsia"/>
                <w:noProof/>
              </w:rPr>
              <w:t>4.2.2.</w:t>
            </w:r>
            <w:r>
              <w:rPr>
                <w:rFonts w:hint="eastAsia"/>
                <w:noProof/>
                <w:sz w:val="22"/>
                <w:szCs w:val="24"/>
                <w14:ligatures w14:val="standardContextual"/>
              </w:rPr>
              <w:tab/>
            </w:r>
            <w:r w:rsidRPr="005949EC">
              <w:rPr>
                <w:rStyle w:val="ac"/>
                <w:rFonts w:hint="eastAsia"/>
                <w:noProof/>
              </w:rPr>
              <w:t>动态航迹显示</w:t>
            </w:r>
            <w:r w:rsidRPr="005949EC">
              <w:rPr>
                <w:rStyle w:val="ac"/>
                <w:rFonts w:hint="eastAsia"/>
                <w:noProof/>
              </w:rPr>
              <w:t>RQ-A-4-30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7AA19E7" w14:textId="46BC8DCF" w:rsidR="007C4B3D" w:rsidRDefault="007C4B3D">
          <w:pPr>
            <w:pStyle w:val="TOC3"/>
            <w:tabs>
              <w:tab w:val="left" w:pos="1760"/>
              <w:tab w:val="right" w:leader="dot" w:pos="9628"/>
            </w:tabs>
            <w:rPr>
              <w:noProof/>
              <w:sz w:val="22"/>
              <w:szCs w:val="24"/>
              <w14:ligatures w14:val="standardContextual"/>
            </w:rPr>
          </w:pPr>
          <w:hyperlink w:anchor="_Toc225005798" w:history="1">
            <w:r w:rsidRPr="005949EC">
              <w:rPr>
                <w:rStyle w:val="ac"/>
                <w:rFonts w:hint="eastAsia"/>
                <w:noProof/>
              </w:rPr>
              <w:t>4.2.3.</w:t>
            </w:r>
            <w:r>
              <w:rPr>
                <w:rFonts w:hint="eastAsia"/>
                <w:noProof/>
                <w:sz w:val="22"/>
                <w:szCs w:val="24"/>
                <w14:ligatures w14:val="standardContextual"/>
              </w:rPr>
              <w:tab/>
            </w:r>
            <w:r w:rsidRPr="005949EC">
              <w:rPr>
                <w:rStyle w:val="ac"/>
                <w:rFonts w:hint="eastAsia"/>
                <w:noProof/>
              </w:rPr>
              <w:t>辅助信息显示</w:t>
            </w:r>
            <w:r w:rsidRPr="005949EC">
              <w:rPr>
                <w:rStyle w:val="ac"/>
                <w:rFonts w:hint="eastAsia"/>
                <w:noProof/>
              </w:rPr>
              <w:t>RQ-A-4-80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3B07E86" w14:textId="6C929C71" w:rsidR="007C4B3D" w:rsidRDefault="007C4B3D">
          <w:pPr>
            <w:pStyle w:val="TOC2"/>
            <w:tabs>
              <w:tab w:val="left" w:pos="1100"/>
              <w:tab w:val="right" w:leader="dot" w:pos="9628"/>
            </w:tabs>
            <w:rPr>
              <w:noProof/>
              <w:sz w:val="22"/>
              <w:szCs w:val="24"/>
              <w14:ligatures w14:val="standardContextual"/>
            </w:rPr>
          </w:pPr>
          <w:hyperlink w:anchor="_Toc225005799" w:history="1">
            <w:r w:rsidRPr="005949EC">
              <w:rPr>
                <w:rStyle w:val="ac"/>
                <w:rFonts w:ascii="Times New Roman" w:hAnsi="Times New Roman" w:cs="Times New Roman" w:hint="eastAsia"/>
                <w:noProof/>
              </w:rPr>
              <w:t>4.3.</w:t>
            </w:r>
            <w:r>
              <w:rPr>
                <w:rFonts w:hint="eastAsia"/>
                <w:noProof/>
                <w:sz w:val="22"/>
                <w:szCs w:val="24"/>
                <w14:ligatures w14:val="standardContextual"/>
              </w:rPr>
              <w:tab/>
            </w:r>
            <w:r w:rsidRPr="005949EC">
              <w:rPr>
                <w:rStyle w:val="ac"/>
                <w:rFonts w:ascii="Times New Roman" w:hAnsi="Times New Roman" w:cs="Times New Roman" w:hint="eastAsia"/>
                <w:noProof/>
              </w:rPr>
              <w:t>音频标注与漫游模块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4F2A42E" w14:textId="461225DC" w:rsidR="007C4B3D" w:rsidRDefault="007C4B3D">
          <w:pPr>
            <w:pStyle w:val="TOC3"/>
            <w:tabs>
              <w:tab w:val="left" w:pos="1760"/>
              <w:tab w:val="right" w:leader="dot" w:pos="9628"/>
            </w:tabs>
            <w:rPr>
              <w:noProof/>
              <w:sz w:val="22"/>
              <w:szCs w:val="24"/>
              <w14:ligatures w14:val="standardContextual"/>
            </w:rPr>
          </w:pPr>
          <w:hyperlink w:anchor="_Toc225005800" w:history="1">
            <w:r w:rsidRPr="005949EC">
              <w:rPr>
                <w:rStyle w:val="ac"/>
                <w:rFonts w:hint="eastAsia"/>
                <w:noProof/>
              </w:rPr>
              <w:t>4.3.1.</w:t>
            </w:r>
            <w:r>
              <w:rPr>
                <w:rFonts w:hint="eastAsia"/>
                <w:noProof/>
                <w:sz w:val="22"/>
                <w:szCs w:val="24"/>
                <w14:ligatures w14:val="standardContextual"/>
              </w:rPr>
              <w:tab/>
            </w:r>
            <w:r w:rsidRPr="005949EC">
              <w:rPr>
                <w:rStyle w:val="ac"/>
                <w:rFonts w:hint="eastAsia"/>
                <w:noProof/>
              </w:rPr>
              <w:t>音视频流展示</w:t>
            </w:r>
            <w:r w:rsidRPr="005949EC">
              <w:rPr>
                <w:rStyle w:val="ac"/>
                <w:rFonts w:hint="eastAsia"/>
                <w:noProof/>
              </w:rPr>
              <w:t>RQ-A-4-40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B91802F" w14:textId="4EB24A00" w:rsidR="007C4B3D" w:rsidRDefault="007C4B3D">
          <w:pPr>
            <w:pStyle w:val="TOC3"/>
            <w:tabs>
              <w:tab w:val="left" w:pos="1760"/>
              <w:tab w:val="right" w:leader="dot" w:pos="9628"/>
            </w:tabs>
            <w:rPr>
              <w:noProof/>
              <w:sz w:val="22"/>
              <w:szCs w:val="24"/>
              <w14:ligatures w14:val="standardContextual"/>
            </w:rPr>
          </w:pPr>
          <w:hyperlink w:anchor="_Toc225005801" w:history="1">
            <w:r w:rsidRPr="005949EC">
              <w:rPr>
                <w:rStyle w:val="ac"/>
                <w:rFonts w:hint="eastAsia"/>
                <w:noProof/>
              </w:rPr>
              <w:t>4.3.2.</w:t>
            </w:r>
            <w:r>
              <w:rPr>
                <w:rFonts w:hint="eastAsia"/>
                <w:noProof/>
                <w:sz w:val="22"/>
                <w:szCs w:val="24"/>
                <w14:ligatures w14:val="standardContextual"/>
              </w:rPr>
              <w:tab/>
            </w:r>
            <w:r w:rsidRPr="005949EC">
              <w:rPr>
                <w:rStyle w:val="ac"/>
                <w:rFonts w:hint="eastAsia"/>
                <w:noProof/>
              </w:rPr>
              <w:t>时空漫游联动</w:t>
            </w:r>
            <w:r w:rsidRPr="005949EC">
              <w:rPr>
                <w:rStyle w:val="ac"/>
                <w:rFonts w:hint="eastAsia"/>
                <w:noProof/>
              </w:rPr>
              <w:t>RQ-A-4-60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7EF4E23" w14:textId="777B1AF9" w:rsidR="007C4B3D" w:rsidRDefault="007C4B3D">
          <w:pPr>
            <w:pStyle w:val="TOC3"/>
            <w:tabs>
              <w:tab w:val="left" w:pos="1760"/>
              <w:tab w:val="right" w:leader="dot" w:pos="9628"/>
            </w:tabs>
            <w:rPr>
              <w:noProof/>
              <w:sz w:val="22"/>
              <w:szCs w:val="24"/>
              <w14:ligatures w14:val="standardContextual"/>
            </w:rPr>
          </w:pPr>
          <w:hyperlink w:anchor="_Toc225005802" w:history="1">
            <w:r w:rsidRPr="005949EC">
              <w:rPr>
                <w:rStyle w:val="ac"/>
                <w:rFonts w:hint="eastAsia"/>
                <w:noProof/>
              </w:rPr>
              <w:t>4.3.3.</w:t>
            </w:r>
            <w:r>
              <w:rPr>
                <w:rFonts w:hint="eastAsia"/>
                <w:noProof/>
                <w:sz w:val="22"/>
                <w:szCs w:val="24"/>
                <w14:ligatures w14:val="standardContextual"/>
              </w:rPr>
              <w:tab/>
            </w:r>
            <w:r w:rsidRPr="005949EC">
              <w:rPr>
                <w:rStyle w:val="ac"/>
                <w:rFonts w:hint="eastAsia"/>
                <w:noProof/>
              </w:rPr>
              <w:t>标注编辑与保存</w:t>
            </w:r>
            <w:r w:rsidRPr="005949EC">
              <w:rPr>
                <w:rStyle w:val="ac"/>
                <w:rFonts w:hint="eastAsia"/>
                <w:noProof/>
              </w:rPr>
              <w:t>RQ-A-4-70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3343242" w14:textId="72955DFE" w:rsidR="005F0DE5" w:rsidRPr="007674FE" w:rsidRDefault="00F04C51">
          <w:pPr>
            <w:rPr>
              <w:rFonts w:ascii="Times New Roman" w:hAnsi="Times New Roman" w:cs="Times New Roman"/>
            </w:rPr>
          </w:pPr>
          <w:r w:rsidRPr="007674FE">
            <w:rPr>
              <w:rFonts w:ascii="Times New Roman" w:hAnsi="Times New Roman" w:cs="Times New Roman"/>
              <w:b/>
              <w:bCs/>
              <w:lang w:val="zh-CN"/>
            </w:rPr>
            <w:fldChar w:fldCharType="end"/>
          </w:r>
        </w:p>
      </w:sdtContent>
    </w:sdt>
    <w:p w14:paraId="4478DF46" w14:textId="77777777" w:rsidR="008067AA" w:rsidRPr="007674FE" w:rsidRDefault="008067AA">
      <w:pPr>
        <w:widowControl/>
        <w:jc w:val="left"/>
        <w:rPr>
          <w:rFonts w:ascii="Times New Roman" w:hAnsi="Times New Roman" w:cs="Times New Roman"/>
        </w:rPr>
        <w:sectPr w:rsidR="008067AA" w:rsidRPr="007674FE" w:rsidSect="00DB4B82">
          <w:headerReference w:type="default" r:id="rId8"/>
          <w:footerReference w:type="default" r:id="rId9"/>
          <w:headerReference w:type="first" r:id="rId10"/>
          <w:footerReference w:type="first" r:id="rId11"/>
          <w:pgSz w:w="11906" w:h="16838"/>
          <w:pgMar w:top="1134" w:right="1134" w:bottom="1134" w:left="1134" w:header="397" w:footer="567" w:gutter="0"/>
          <w:cols w:space="425"/>
          <w:docGrid w:type="lines" w:linePitch="312"/>
        </w:sectPr>
      </w:pPr>
    </w:p>
    <w:p w14:paraId="6C1A5D57" w14:textId="77777777" w:rsidR="002E5076" w:rsidRDefault="002E5076" w:rsidP="002E5076">
      <w:pPr>
        <w:pStyle w:val="1"/>
        <w:numPr>
          <w:ilvl w:val="0"/>
          <w:numId w:val="2"/>
        </w:numPr>
        <w:rPr>
          <w:rFonts w:ascii="Times New Roman" w:hAnsi="Times New Roman" w:cs="Times New Roman"/>
        </w:rPr>
      </w:pPr>
      <w:bookmarkStart w:id="0" w:name="_Toc225005775"/>
      <w:r>
        <w:rPr>
          <w:rFonts w:ascii="Times New Roman" w:hAnsi="Times New Roman" w:cs="Times New Roman" w:hint="eastAsia"/>
        </w:rPr>
        <w:lastRenderedPageBreak/>
        <w:t>文档介绍</w:t>
      </w:r>
      <w:bookmarkEnd w:id="0"/>
    </w:p>
    <w:p w14:paraId="4A7BB570" w14:textId="77777777" w:rsidR="002E5076" w:rsidRDefault="002E5076" w:rsidP="002E5076">
      <w:pPr>
        <w:pStyle w:val="2"/>
        <w:numPr>
          <w:ilvl w:val="1"/>
          <w:numId w:val="2"/>
        </w:numPr>
        <w:rPr>
          <w:rFonts w:ascii="Times New Roman" w:hAnsi="Times New Roman" w:cs="Times New Roman"/>
        </w:rPr>
      </w:pPr>
      <w:bookmarkStart w:id="1" w:name="_Toc225005776"/>
      <w:r w:rsidRPr="002E5076">
        <w:rPr>
          <w:rFonts w:ascii="Times New Roman" w:hAnsi="Times New Roman" w:cs="Times New Roman" w:hint="eastAsia"/>
        </w:rPr>
        <w:t>编写目的</w:t>
      </w:r>
      <w:bookmarkEnd w:id="1"/>
    </w:p>
    <w:p w14:paraId="06EC53A5" w14:textId="20F4B598" w:rsidR="00BF1C70" w:rsidRPr="00BF1C70" w:rsidRDefault="00E72B76" w:rsidP="00BF1C70">
      <w:pPr>
        <w:ind w:firstLineChars="200" w:firstLine="420"/>
      </w:pPr>
      <w:r w:rsidRPr="00E72B76">
        <w:t>本文档详细定义了</w:t>
      </w:r>
      <w:r w:rsidRPr="00E72B76">
        <w:t>“</w:t>
      </w:r>
      <w:r w:rsidRPr="00E72B76">
        <w:t>可视化</w:t>
      </w:r>
      <w:r w:rsidRPr="00E72B76">
        <w:t>ATC</w:t>
      </w:r>
      <w:r w:rsidRPr="00E72B76">
        <w:t>地空通话语音标注系统</w:t>
      </w:r>
      <w:r w:rsidRPr="00E72B76">
        <w:t>”</w:t>
      </w:r>
      <w:r w:rsidRPr="00E72B76">
        <w:t>中核心前端交互模块（即</w:t>
      </w:r>
      <w:r w:rsidRPr="00E72B76">
        <w:t xml:space="preserve"> A-4 </w:t>
      </w:r>
      <w:r w:rsidRPr="00E72B76">
        <w:t>模块）的功能需求与非功能需求。本文档旨在为开发团队（前端与后端对接）、测试人员以及指导教师提供明确的工程标准与验收依据，确保最终交付的</w:t>
      </w:r>
      <w:r w:rsidRPr="00E72B76">
        <w:t xml:space="preserve"> Web </w:t>
      </w:r>
      <w:r w:rsidRPr="00E72B76">
        <w:t>系统满足民航数据时空漫游与标注的业务期望。</w:t>
      </w:r>
    </w:p>
    <w:p w14:paraId="33519F22" w14:textId="77777777" w:rsidR="002E5076" w:rsidRDefault="002E5076" w:rsidP="002E5076">
      <w:pPr>
        <w:pStyle w:val="2"/>
        <w:numPr>
          <w:ilvl w:val="1"/>
          <w:numId w:val="2"/>
        </w:numPr>
        <w:rPr>
          <w:rFonts w:ascii="Times New Roman" w:hAnsi="Times New Roman" w:cs="Times New Roman"/>
        </w:rPr>
      </w:pPr>
      <w:bookmarkStart w:id="2" w:name="_Toc225005777"/>
      <w:r w:rsidRPr="002E5076">
        <w:rPr>
          <w:rFonts w:ascii="Times New Roman" w:hAnsi="Times New Roman" w:cs="Times New Roman" w:hint="eastAsia"/>
        </w:rPr>
        <w:t>文档范围</w:t>
      </w:r>
      <w:bookmarkEnd w:id="2"/>
    </w:p>
    <w:p w14:paraId="5D52AC0C" w14:textId="26C5A6A2" w:rsidR="00BF1C70" w:rsidRPr="00BF1C70" w:rsidRDefault="00E72B76" w:rsidP="00BF1C70">
      <w:pPr>
        <w:ind w:firstLineChars="200" w:firstLine="420"/>
      </w:pPr>
      <w:r w:rsidRPr="00E72B76">
        <w:t>本规格说明书仅聚焦于</w:t>
      </w:r>
      <w:r w:rsidRPr="00E72B76">
        <w:t xml:space="preserve"> A-4 </w:t>
      </w:r>
      <w:r w:rsidRPr="00E72B76">
        <w:t>模块（</w:t>
      </w:r>
      <w:r w:rsidRPr="00E72B76">
        <w:t>UI</w:t>
      </w:r>
      <w:r w:rsidRPr="00E72B76">
        <w:t>用户界面）</w:t>
      </w:r>
      <w:r w:rsidRPr="00E72B76">
        <w:t xml:space="preserve"> </w:t>
      </w:r>
      <w:r w:rsidRPr="00E72B76">
        <w:t>的范畴。该模块主要负责整合底层提供的</w:t>
      </w:r>
      <w:r w:rsidRPr="00E72B76">
        <w:t xml:space="preserve"> ADSB </w:t>
      </w:r>
      <w:r w:rsidRPr="00E72B76">
        <w:t>航迹接口、音频流与</w:t>
      </w:r>
      <w:r w:rsidRPr="00E72B76">
        <w:t xml:space="preserve"> ASR </w:t>
      </w:r>
      <w:r w:rsidRPr="00E72B76">
        <w:t>预处理文本，通过前端工程实现高交互性的时空同步可视化与人工标注校验台。数据抓取（</w:t>
      </w:r>
      <w:r w:rsidRPr="00E72B76">
        <w:t>A-1/A-2</w:t>
      </w:r>
      <w:r w:rsidRPr="00E72B76">
        <w:t>）与模型推理（</w:t>
      </w:r>
      <w:r w:rsidRPr="00E72B76">
        <w:t>A-3</w:t>
      </w:r>
      <w:r w:rsidRPr="00E72B76">
        <w:t>）不在本文档详述范围内。</w:t>
      </w:r>
    </w:p>
    <w:p w14:paraId="479F3A40" w14:textId="77777777" w:rsidR="002E5076" w:rsidRDefault="002E5076" w:rsidP="002E5076">
      <w:pPr>
        <w:pStyle w:val="2"/>
        <w:numPr>
          <w:ilvl w:val="1"/>
          <w:numId w:val="2"/>
        </w:numPr>
        <w:rPr>
          <w:rFonts w:ascii="Times New Roman" w:hAnsi="Times New Roman" w:cs="Times New Roman"/>
        </w:rPr>
      </w:pPr>
      <w:bookmarkStart w:id="3" w:name="_Toc225005778"/>
      <w:r w:rsidRPr="002E5076">
        <w:rPr>
          <w:rFonts w:ascii="Times New Roman" w:hAnsi="Times New Roman" w:cs="Times New Roman" w:hint="eastAsia"/>
        </w:rPr>
        <w:t>读者对象</w:t>
      </w:r>
      <w:bookmarkEnd w:id="3"/>
    </w:p>
    <w:p w14:paraId="30E4F0B1" w14:textId="74DAA28A" w:rsidR="00E72B76" w:rsidRPr="008E3FAD" w:rsidRDefault="00E72B76" w:rsidP="008E3FAD">
      <w:pPr>
        <w:ind w:firstLineChars="200" w:firstLine="420"/>
      </w:pPr>
      <w:r w:rsidRPr="00E72B76">
        <w:rPr>
          <w:rFonts w:ascii="Times New Roman" w:eastAsia="宋体" w:hAnsi="Times New Roman" w:cs="Times New Roman"/>
        </w:rPr>
        <w:t>本文档适用于</w:t>
      </w:r>
      <w:r w:rsidR="008E3FAD">
        <w:rPr>
          <w:rFonts w:hint="eastAsia"/>
        </w:rPr>
        <w:t>设计人员及程序开发人员。</w:t>
      </w:r>
    </w:p>
    <w:p w14:paraId="575DD4D2" w14:textId="77777777" w:rsidR="002E5076" w:rsidRDefault="002E5076" w:rsidP="002E5076">
      <w:pPr>
        <w:pStyle w:val="2"/>
        <w:numPr>
          <w:ilvl w:val="1"/>
          <w:numId w:val="2"/>
        </w:numPr>
        <w:rPr>
          <w:rFonts w:ascii="Times New Roman" w:hAnsi="Times New Roman" w:cs="Times New Roman"/>
        </w:rPr>
      </w:pPr>
      <w:bookmarkStart w:id="4" w:name="_Toc225005779"/>
      <w:r w:rsidRPr="002E5076">
        <w:rPr>
          <w:rFonts w:ascii="Times New Roman" w:hAnsi="Times New Roman" w:cs="Times New Roman" w:hint="eastAsia"/>
        </w:rPr>
        <w:t>术语与缩写解释</w:t>
      </w:r>
      <w:bookmarkEnd w:id="4"/>
    </w:p>
    <w:tbl>
      <w:tblPr>
        <w:tblStyle w:val="a7"/>
        <w:tblW w:w="0" w:type="auto"/>
        <w:tblLook w:val="04A0" w:firstRow="1" w:lastRow="0" w:firstColumn="1" w:lastColumn="0" w:noHBand="0" w:noVBand="1"/>
      </w:tblPr>
      <w:tblGrid>
        <w:gridCol w:w="2802"/>
        <w:gridCol w:w="7052"/>
      </w:tblGrid>
      <w:tr w:rsidR="00BF1C70" w:rsidRPr="00E72B76" w14:paraId="02AFF731" w14:textId="77777777" w:rsidTr="00BF1C70">
        <w:trPr>
          <w:tblHeader/>
        </w:trPr>
        <w:tc>
          <w:tcPr>
            <w:tcW w:w="2802" w:type="dxa"/>
            <w:shd w:val="clear" w:color="auto" w:fill="BFBFBF" w:themeFill="background1" w:themeFillShade="BF"/>
          </w:tcPr>
          <w:p w14:paraId="45BA4FAF" w14:textId="77777777" w:rsidR="00BF1C70" w:rsidRPr="00E72B76" w:rsidRDefault="00BF1C70" w:rsidP="00F77C35">
            <w:pPr>
              <w:jc w:val="center"/>
              <w:rPr>
                <w:bCs/>
              </w:rPr>
            </w:pPr>
            <w:r w:rsidRPr="00E72B76">
              <w:rPr>
                <w:rFonts w:hint="eastAsia"/>
                <w:bCs/>
              </w:rPr>
              <w:t>术语或缩写</w:t>
            </w:r>
          </w:p>
        </w:tc>
        <w:tc>
          <w:tcPr>
            <w:tcW w:w="7052" w:type="dxa"/>
            <w:shd w:val="clear" w:color="auto" w:fill="BFBFBF" w:themeFill="background1" w:themeFillShade="BF"/>
          </w:tcPr>
          <w:p w14:paraId="178FCCC9" w14:textId="77777777" w:rsidR="00BF1C70" w:rsidRPr="00E72B76" w:rsidRDefault="00BF1C70" w:rsidP="00F77C35">
            <w:pPr>
              <w:jc w:val="center"/>
              <w:rPr>
                <w:bCs/>
              </w:rPr>
            </w:pPr>
            <w:r w:rsidRPr="00E72B76">
              <w:rPr>
                <w:rFonts w:hint="eastAsia"/>
                <w:bCs/>
              </w:rPr>
              <w:t>解释</w:t>
            </w:r>
          </w:p>
        </w:tc>
      </w:tr>
      <w:tr w:rsidR="00BF1C70" w:rsidRPr="00E72B76" w14:paraId="5B318A9A" w14:textId="77777777" w:rsidTr="00BF1C70">
        <w:tc>
          <w:tcPr>
            <w:tcW w:w="2802" w:type="dxa"/>
            <w:vAlign w:val="center"/>
          </w:tcPr>
          <w:p w14:paraId="33AAC0CF" w14:textId="292E4E99" w:rsidR="00BF1C70" w:rsidRPr="00E72B76" w:rsidRDefault="00E72B76" w:rsidP="00F77C35">
            <w:pPr>
              <w:jc w:val="center"/>
              <w:rPr>
                <w:bCs/>
              </w:rPr>
            </w:pPr>
            <w:r w:rsidRPr="00E72B76">
              <w:rPr>
                <w:bCs/>
              </w:rPr>
              <w:t>VHHH</w:t>
            </w:r>
          </w:p>
        </w:tc>
        <w:tc>
          <w:tcPr>
            <w:tcW w:w="7052" w:type="dxa"/>
          </w:tcPr>
          <w:p w14:paraId="38B38CE9" w14:textId="0BAACEBD" w:rsidR="00BF1C70" w:rsidRPr="00E72B76" w:rsidRDefault="00E72B76" w:rsidP="00F77C35">
            <w:pPr>
              <w:rPr>
                <w:bCs/>
              </w:rPr>
            </w:pPr>
            <w:r w:rsidRPr="00E72B76">
              <w:rPr>
                <w:bCs/>
              </w:rPr>
              <w:t>香港国际机场的</w:t>
            </w:r>
            <w:r w:rsidRPr="00E72B76">
              <w:rPr>
                <w:bCs/>
              </w:rPr>
              <w:t xml:space="preserve"> ICAO </w:t>
            </w:r>
            <w:r w:rsidRPr="00E72B76">
              <w:rPr>
                <w:bCs/>
              </w:rPr>
              <w:t>机场代码，本系统的一期核心演示场景。</w:t>
            </w:r>
          </w:p>
        </w:tc>
      </w:tr>
      <w:tr w:rsidR="00BF1C70" w:rsidRPr="00E72B76" w14:paraId="36AEC2D1" w14:textId="77777777" w:rsidTr="00BF1C70">
        <w:tc>
          <w:tcPr>
            <w:tcW w:w="2802" w:type="dxa"/>
            <w:vAlign w:val="center"/>
          </w:tcPr>
          <w:p w14:paraId="169F2C7C" w14:textId="6A41BDEF" w:rsidR="00BF1C70" w:rsidRPr="00E72B76" w:rsidRDefault="00E72B76" w:rsidP="00F77C35">
            <w:pPr>
              <w:jc w:val="center"/>
              <w:rPr>
                <w:bCs/>
              </w:rPr>
            </w:pPr>
            <w:r w:rsidRPr="00E72B76">
              <w:rPr>
                <w:bCs/>
              </w:rPr>
              <w:t>VSP / AIP</w:t>
            </w:r>
          </w:p>
        </w:tc>
        <w:tc>
          <w:tcPr>
            <w:tcW w:w="7052" w:type="dxa"/>
          </w:tcPr>
          <w:p w14:paraId="737A5228" w14:textId="07DEB082" w:rsidR="00BF1C70" w:rsidRPr="00E72B76" w:rsidRDefault="00E72B76" w:rsidP="00F77C35">
            <w:pPr>
              <w:rPr>
                <w:bCs/>
              </w:rPr>
            </w:pPr>
            <w:r w:rsidRPr="00E72B76">
              <w:rPr>
                <w:bCs/>
              </w:rPr>
              <w:t>可视化支持包</w:t>
            </w:r>
            <w:r w:rsidRPr="00E72B76">
              <w:rPr>
                <w:bCs/>
              </w:rPr>
              <w:t xml:space="preserve"> / </w:t>
            </w:r>
            <w:r w:rsidRPr="00E72B76">
              <w:rPr>
                <w:bCs/>
              </w:rPr>
              <w:t>航空信息汇编，指包含地标、航图等辅助标图数据的集合。</w:t>
            </w:r>
          </w:p>
        </w:tc>
      </w:tr>
      <w:tr w:rsidR="00E72B76" w:rsidRPr="00E72B76" w14:paraId="1E8CE4F8" w14:textId="77777777" w:rsidTr="00BF1C70">
        <w:tc>
          <w:tcPr>
            <w:tcW w:w="2802" w:type="dxa"/>
            <w:vAlign w:val="center"/>
          </w:tcPr>
          <w:p w14:paraId="09453AB8" w14:textId="02AC37DC" w:rsidR="00E72B76" w:rsidRPr="00E72B76" w:rsidRDefault="00E72B76" w:rsidP="00F77C35">
            <w:pPr>
              <w:jc w:val="center"/>
              <w:rPr>
                <w:bCs/>
              </w:rPr>
            </w:pPr>
            <w:r w:rsidRPr="00E72B76">
              <w:rPr>
                <w:bCs/>
              </w:rPr>
              <w:t>SID / STAR</w:t>
            </w:r>
          </w:p>
        </w:tc>
        <w:tc>
          <w:tcPr>
            <w:tcW w:w="7052" w:type="dxa"/>
          </w:tcPr>
          <w:p w14:paraId="3FEA6762" w14:textId="3B57AE4A" w:rsidR="00E72B76" w:rsidRPr="00E72B76" w:rsidRDefault="00E72B76" w:rsidP="00F77C35">
            <w:pPr>
              <w:rPr>
                <w:bCs/>
              </w:rPr>
            </w:pPr>
            <w:r w:rsidRPr="00E72B76">
              <w:rPr>
                <w:bCs/>
              </w:rPr>
              <w:t>标准仪表离场</w:t>
            </w:r>
            <w:r w:rsidRPr="00E72B76">
              <w:rPr>
                <w:bCs/>
              </w:rPr>
              <w:t xml:space="preserve"> / </w:t>
            </w:r>
            <w:r w:rsidRPr="00E72B76">
              <w:rPr>
                <w:bCs/>
              </w:rPr>
              <w:t>标准终端进场航线。</w:t>
            </w:r>
          </w:p>
        </w:tc>
      </w:tr>
      <w:tr w:rsidR="00E72B76" w:rsidRPr="00E72B76" w14:paraId="1BFEB120" w14:textId="77777777" w:rsidTr="00BF1C70">
        <w:tc>
          <w:tcPr>
            <w:tcW w:w="2802" w:type="dxa"/>
            <w:vAlign w:val="center"/>
          </w:tcPr>
          <w:p w14:paraId="211DCCE2" w14:textId="391FF869" w:rsidR="00E72B76" w:rsidRPr="00E72B76" w:rsidRDefault="00E72B76" w:rsidP="00F77C35">
            <w:pPr>
              <w:jc w:val="center"/>
              <w:rPr>
                <w:bCs/>
              </w:rPr>
            </w:pPr>
            <w:r w:rsidRPr="00E72B76">
              <w:rPr>
                <w:bCs/>
              </w:rPr>
              <w:t>时空漫游</w:t>
            </w:r>
          </w:p>
        </w:tc>
        <w:tc>
          <w:tcPr>
            <w:tcW w:w="7052" w:type="dxa"/>
          </w:tcPr>
          <w:p w14:paraId="0F49C45C" w14:textId="25E71BCE" w:rsidR="00E72B76" w:rsidRPr="00E72B76" w:rsidRDefault="00E72B76" w:rsidP="00F77C35">
            <w:pPr>
              <w:rPr>
                <w:bCs/>
              </w:rPr>
            </w:pPr>
            <w:r w:rsidRPr="00E72B76">
              <w:rPr>
                <w:bCs/>
              </w:rPr>
              <w:t>核心前端交互概念，指时间轴（音频波形）与空间轴（地图航迹）的严格双向同步联动。</w:t>
            </w:r>
          </w:p>
        </w:tc>
      </w:tr>
      <w:tr w:rsidR="008E3FAD" w:rsidRPr="00E72B76" w14:paraId="572AE287" w14:textId="77777777" w:rsidTr="00BF1C70">
        <w:tc>
          <w:tcPr>
            <w:tcW w:w="2802" w:type="dxa"/>
            <w:vAlign w:val="center"/>
          </w:tcPr>
          <w:p w14:paraId="44C7ED03" w14:textId="503CF822" w:rsidR="008E3FAD" w:rsidRPr="00E72B76" w:rsidRDefault="008E3FAD" w:rsidP="00F77C35">
            <w:pPr>
              <w:jc w:val="center"/>
              <w:rPr>
                <w:bCs/>
              </w:rPr>
            </w:pPr>
            <w:r w:rsidRPr="008E3FAD">
              <w:rPr>
                <w:bCs/>
              </w:rPr>
              <w:t>Waveform</w:t>
            </w:r>
          </w:p>
        </w:tc>
        <w:tc>
          <w:tcPr>
            <w:tcW w:w="7052" w:type="dxa"/>
          </w:tcPr>
          <w:p w14:paraId="44DC6C13" w14:textId="606B2891" w:rsidR="008E3FAD" w:rsidRPr="00E72B76" w:rsidRDefault="008E3FAD" w:rsidP="008E3FAD">
            <w:pPr>
              <w:tabs>
                <w:tab w:val="left" w:pos="1830"/>
              </w:tabs>
              <w:rPr>
                <w:bCs/>
              </w:rPr>
            </w:pPr>
            <w:r w:rsidRPr="008E3FAD">
              <w:rPr>
                <w:bCs/>
              </w:rPr>
              <w:t>音频波形图，用于在前端直观展示声音信号的振幅随时间变化的图形。</w:t>
            </w:r>
            <w:r>
              <w:rPr>
                <w:bCs/>
              </w:rPr>
              <w:tab/>
            </w:r>
          </w:p>
        </w:tc>
      </w:tr>
    </w:tbl>
    <w:p w14:paraId="6974902F" w14:textId="77777777" w:rsidR="00BF1C70" w:rsidRPr="00BF1C70" w:rsidRDefault="00BF1C70" w:rsidP="00BF1C70"/>
    <w:p w14:paraId="37CC471F" w14:textId="77777777" w:rsidR="002E5076" w:rsidRDefault="002E5076" w:rsidP="002E5076">
      <w:pPr>
        <w:pStyle w:val="2"/>
        <w:numPr>
          <w:ilvl w:val="1"/>
          <w:numId w:val="2"/>
        </w:numPr>
        <w:rPr>
          <w:rFonts w:ascii="Times New Roman" w:hAnsi="Times New Roman" w:cs="Times New Roman"/>
        </w:rPr>
      </w:pPr>
      <w:bookmarkStart w:id="5" w:name="_Toc225005780"/>
      <w:r w:rsidRPr="002E5076">
        <w:rPr>
          <w:rFonts w:ascii="Times New Roman" w:hAnsi="Times New Roman" w:cs="Times New Roman" w:hint="eastAsia"/>
        </w:rPr>
        <w:t>参考资料</w:t>
      </w:r>
      <w:bookmarkEnd w:id="5"/>
    </w:p>
    <w:tbl>
      <w:tblPr>
        <w:tblStyle w:val="a7"/>
        <w:tblW w:w="0" w:type="auto"/>
        <w:tblLook w:val="04A0" w:firstRow="1" w:lastRow="0" w:firstColumn="1" w:lastColumn="0" w:noHBand="0" w:noVBand="1"/>
      </w:tblPr>
      <w:tblGrid>
        <w:gridCol w:w="675"/>
        <w:gridCol w:w="3544"/>
        <w:gridCol w:w="2552"/>
        <w:gridCol w:w="1275"/>
        <w:gridCol w:w="1808"/>
      </w:tblGrid>
      <w:tr w:rsidR="00F329FF" w:rsidRPr="00F329FF" w14:paraId="5406B8A1" w14:textId="77777777" w:rsidTr="00F329FF">
        <w:trPr>
          <w:tblHeader/>
        </w:trPr>
        <w:tc>
          <w:tcPr>
            <w:tcW w:w="675" w:type="dxa"/>
            <w:shd w:val="clear" w:color="auto" w:fill="BFBFBF" w:themeFill="background1" w:themeFillShade="BF"/>
          </w:tcPr>
          <w:p w14:paraId="32D14741" w14:textId="77777777" w:rsidR="00F329FF" w:rsidRPr="00F329FF" w:rsidRDefault="00F329FF" w:rsidP="00F329FF">
            <w:pPr>
              <w:jc w:val="center"/>
              <w:rPr>
                <w:b/>
              </w:rPr>
            </w:pPr>
            <w:r w:rsidRPr="00F329FF">
              <w:rPr>
                <w:rFonts w:hint="eastAsia"/>
                <w:b/>
              </w:rPr>
              <w:t>序号</w:t>
            </w:r>
          </w:p>
        </w:tc>
        <w:tc>
          <w:tcPr>
            <w:tcW w:w="3544" w:type="dxa"/>
            <w:shd w:val="clear" w:color="auto" w:fill="BFBFBF" w:themeFill="background1" w:themeFillShade="BF"/>
          </w:tcPr>
          <w:p w14:paraId="21A75E09" w14:textId="77777777" w:rsidR="00F329FF" w:rsidRPr="00F329FF" w:rsidRDefault="00F329FF" w:rsidP="00F329FF">
            <w:pPr>
              <w:jc w:val="center"/>
              <w:rPr>
                <w:b/>
              </w:rPr>
            </w:pPr>
            <w:r w:rsidRPr="00F329FF">
              <w:rPr>
                <w:rFonts w:hint="eastAsia"/>
                <w:b/>
              </w:rPr>
              <w:t>文档名称</w:t>
            </w:r>
          </w:p>
        </w:tc>
        <w:tc>
          <w:tcPr>
            <w:tcW w:w="2552" w:type="dxa"/>
            <w:shd w:val="clear" w:color="auto" w:fill="BFBFBF" w:themeFill="background1" w:themeFillShade="BF"/>
          </w:tcPr>
          <w:p w14:paraId="2CCF3572" w14:textId="77777777" w:rsidR="00F329FF" w:rsidRPr="00F329FF" w:rsidRDefault="00F329FF" w:rsidP="00F329FF">
            <w:pPr>
              <w:jc w:val="center"/>
              <w:rPr>
                <w:b/>
              </w:rPr>
            </w:pPr>
            <w:r w:rsidRPr="00F329FF">
              <w:rPr>
                <w:rFonts w:hint="eastAsia"/>
                <w:b/>
              </w:rPr>
              <w:t>文档编号</w:t>
            </w:r>
          </w:p>
        </w:tc>
        <w:tc>
          <w:tcPr>
            <w:tcW w:w="1275" w:type="dxa"/>
            <w:shd w:val="clear" w:color="auto" w:fill="BFBFBF" w:themeFill="background1" w:themeFillShade="BF"/>
          </w:tcPr>
          <w:p w14:paraId="24421668" w14:textId="77777777" w:rsidR="00F329FF" w:rsidRPr="00F329FF" w:rsidRDefault="00F329FF" w:rsidP="00F329FF">
            <w:pPr>
              <w:jc w:val="center"/>
              <w:rPr>
                <w:b/>
              </w:rPr>
            </w:pPr>
            <w:r w:rsidRPr="00F329FF">
              <w:rPr>
                <w:rFonts w:hint="eastAsia"/>
                <w:b/>
              </w:rPr>
              <w:t>版本</w:t>
            </w:r>
          </w:p>
        </w:tc>
        <w:tc>
          <w:tcPr>
            <w:tcW w:w="1808" w:type="dxa"/>
            <w:shd w:val="clear" w:color="auto" w:fill="BFBFBF" w:themeFill="background1" w:themeFillShade="BF"/>
          </w:tcPr>
          <w:p w14:paraId="16624BE8" w14:textId="77777777" w:rsidR="00F329FF" w:rsidRPr="00F329FF" w:rsidRDefault="00F329FF" w:rsidP="00F329FF">
            <w:pPr>
              <w:jc w:val="center"/>
              <w:rPr>
                <w:b/>
              </w:rPr>
            </w:pPr>
            <w:r w:rsidRPr="00F329FF">
              <w:rPr>
                <w:rFonts w:hint="eastAsia"/>
                <w:b/>
              </w:rPr>
              <w:t>发布日期</w:t>
            </w:r>
          </w:p>
        </w:tc>
      </w:tr>
      <w:tr w:rsidR="00F329FF" w14:paraId="64C94520" w14:textId="77777777" w:rsidTr="00F329FF">
        <w:tc>
          <w:tcPr>
            <w:tcW w:w="675" w:type="dxa"/>
            <w:vAlign w:val="center"/>
          </w:tcPr>
          <w:p w14:paraId="20E5DEEB" w14:textId="77777777" w:rsidR="00F329FF" w:rsidRDefault="00F329FF" w:rsidP="00F329FF">
            <w:pPr>
              <w:jc w:val="center"/>
            </w:pPr>
            <w:r>
              <w:rPr>
                <w:rFonts w:hint="eastAsia"/>
              </w:rPr>
              <w:t>1</w:t>
            </w:r>
          </w:p>
        </w:tc>
        <w:tc>
          <w:tcPr>
            <w:tcW w:w="3544" w:type="dxa"/>
            <w:vAlign w:val="center"/>
          </w:tcPr>
          <w:p w14:paraId="2DA59C76" w14:textId="154FD275" w:rsidR="00F329FF" w:rsidRDefault="008E3FAD" w:rsidP="00F329FF">
            <w:pPr>
              <w:jc w:val="center"/>
            </w:pPr>
            <w:r w:rsidRPr="008E3FAD">
              <w:t>《计算机信息系统安全保护等级划分准则》</w:t>
            </w:r>
          </w:p>
        </w:tc>
        <w:tc>
          <w:tcPr>
            <w:tcW w:w="2552" w:type="dxa"/>
            <w:vAlign w:val="center"/>
          </w:tcPr>
          <w:p w14:paraId="45703275" w14:textId="4C037CF7" w:rsidR="00F329FF" w:rsidRDefault="008E3FAD" w:rsidP="00F329FF">
            <w:pPr>
              <w:jc w:val="center"/>
            </w:pPr>
            <w:r w:rsidRPr="008E3FAD">
              <w:t>GB 17859</w:t>
            </w:r>
          </w:p>
        </w:tc>
        <w:tc>
          <w:tcPr>
            <w:tcW w:w="1275" w:type="dxa"/>
            <w:vAlign w:val="center"/>
          </w:tcPr>
          <w:p w14:paraId="7C4C994D" w14:textId="7E13614A" w:rsidR="00F329FF" w:rsidRDefault="008E3FAD" w:rsidP="00F329FF">
            <w:pPr>
              <w:jc w:val="center"/>
            </w:pPr>
            <w:r w:rsidRPr="008E3FAD">
              <w:t>1.0</w:t>
            </w:r>
          </w:p>
        </w:tc>
        <w:tc>
          <w:tcPr>
            <w:tcW w:w="1808" w:type="dxa"/>
            <w:vAlign w:val="center"/>
          </w:tcPr>
          <w:p w14:paraId="21A22745" w14:textId="1CB331F7" w:rsidR="00F329FF" w:rsidRDefault="008E3FAD" w:rsidP="00F329FF">
            <w:pPr>
              <w:jc w:val="center"/>
            </w:pPr>
            <w:r>
              <w:rPr>
                <w:rFonts w:hint="eastAsia"/>
              </w:rPr>
              <w:t>2001</w:t>
            </w:r>
            <w:r>
              <w:rPr>
                <w:rFonts w:hint="eastAsia"/>
              </w:rPr>
              <w:t>年</w:t>
            </w:r>
            <w:r>
              <w:rPr>
                <w:rFonts w:hint="eastAsia"/>
              </w:rPr>
              <w:t>1</w:t>
            </w:r>
            <w:r>
              <w:rPr>
                <w:rFonts w:hint="eastAsia"/>
              </w:rPr>
              <w:t>月</w:t>
            </w:r>
            <w:r>
              <w:rPr>
                <w:rFonts w:hint="eastAsia"/>
              </w:rPr>
              <w:t>1</w:t>
            </w:r>
            <w:r>
              <w:rPr>
                <w:rFonts w:hint="eastAsia"/>
              </w:rPr>
              <w:t>日</w:t>
            </w:r>
          </w:p>
        </w:tc>
      </w:tr>
      <w:tr w:rsidR="00F329FF" w14:paraId="150D52F3" w14:textId="77777777" w:rsidTr="00F329FF">
        <w:tc>
          <w:tcPr>
            <w:tcW w:w="675" w:type="dxa"/>
            <w:vAlign w:val="center"/>
          </w:tcPr>
          <w:p w14:paraId="186DCC45" w14:textId="77777777" w:rsidR="00F329FF" w:rsidRDefault="00F329FF" w:rsidP="00F329FF">
            <w:pPr>
              <w:jc w:val="center"/>
            </w:pPr>
            <w:r>
              <w:rPr>
                <w:rFonts w:hint="eastAsia"/>
              </w:rPr>
              <w:t>2</w:t>
            </w:r>
          </w:p>
        </w:tc>
        <w:tc>
          <w:tcPr>
            <w:tcW w:w="3544" w:type="dxa"/>
            <w:vAlign w:val="center"/>
          </w:tcPr>
          <w:p w14:paraId="47423F45" w14:textId="66376706" w:rsidR="00F329FF" w:rsidRDefault="008E3FAD" w:rsidP="00F329FF">
            <w:pPr>
              <w:jc w:val="center"/>
            </w:pPr>
            <w:r w:rsidRPr="008E3FAD">
              <w:t>《</w:t>
            </w:r>
            <w:r w:rsidRPr="008E3FAD">
              <w:t>Alpha</w:t>
            </w:r>
            <w:r w:rsidRPr="008E3FAD">
              <w:t>项目技术方案设计文档》</w:t>
            </w:r>
          </w:p>
        </w:tc>
        <w:tc>
          <w:tcPr>
            <w:tcW w:w="2552" w:type="dxa"/>
            <w:vAlign w:val="center"/>
          </w:tcPr>
          <w:p w14:paraId="5382097D" w14:textId="31C9FF5F" w:rsidR="00F329FF" w:rsidRDefault="008E3FAD" w:rsidP="00F329FF">
            <w:pPr>
              <w:jc w:val="center"/>
            </w:pPr>
            <w:r w:rsidRPr="008E3FAD">
              <w:t>Alpha-TSD-001</w:t>
            </w:r>
          </w:p>
        </w:tc>
        <w:tc>
          <w:tcPr>
            <w:tcW w:w="1275" w:type="dxa"/>
            <w:vAlign w:val="center"/>
          </w:tcPr>
          <w:p w14:paraId="3EB2EEEE" w14:textId="16A7432A" w:rsidR="00F329FF" w:rsidRDefault="008E3FAD" w:rsidP="00F329FF">
            <w:pPr>
              <w:jc w:val="center"/>
            </w:pPr>
            <w:r w:rsidRPr="008E3FAD">
              <w:t>1.0</w:t>
            </w:r>
          </w:p>
        </w:tc>
        <w:tc>
          <w:tcPr>
            <w:tcW w:w="1808" w:type="dxa"/>
            <w:vAlign w:val="center"/>
          </w:tcPr>
          <w:p w14:paraId="7184F73A" w14:textId="2D11BE98" w:rsidR="00F329FF" w:rsidRDefault="008E3FAD" w:rsidP="00F329FF">
            <w:pPr>
              <w:jc w:val="center"/>
            </w:pPr>
            <w:r>
              <w:rPr>
                <w:rFonts w:hint="eastAsia"/>
              </w:rPr>
              <w:t>2026</w:t>
            </w:r>
            <w:r>
              <w:rPr>
                <w:rFonts w:hint="eastAsia"/>
              </w:rPr>
              <w:t>年</w:t>
            </w:r>
            <w:r>
              <w:rPr>
                <w:rFonts w:hint="eastAsia"/>
              </w:rPr>
              <w:t>3</w:t>
            </w:r>
            <w:r>
              <w:rPr>
                <w:rFonts w:hint="eastAsia"/>
              </w:rPr>
              <w:t>月</w:t>
            </w:r>
            <w:r>
              <w:rPr>
                <w:rFonts w:hint="eastAsia"/>
              </w:rPr>
              <w:t>18</w:t>
            </w:r>
            <w:r>
              <w:rPr>
                <w:rFonts w:hint="eastAsia"/>
              </w:rPr>
              <w:t>日</w:t>
            </w:r>
          </w:p>
        </w:tc>
      </w:tr>
    </w:tbl>
    <w:p w14:paraId="3B33F6E4" w14:textId="77777777" w:rsidR="00BF1C70" w:rsidRPr="00BF1C70" w:rsidRDefault="00BF1C70" w:rsidP="00BF1C70"/>
    <w:p w14:paraId="53934EA9" w14:textId="77777777" w:rsidR="002E5076" w:rsidRDefault="00EB6CD8" w:rsidP="008067AA">
      <w:pPr>
        <w:pStyle w:val="1"/>
        <w:numPr>
          <w:ilvl w:val="0"/>
          <w:numId w:val="2"/>
        </w:numPr>
        <w:rPr>
          <w:rFonts w:ascii="Times New Roman" w:hAnsi="Times New Roman" w:cs="Times New Roman"/>
        </w:rPr>
      </w:pPr>
      <w:bookmarkStart w:id="6" w:name="_Toc225005781"/>
      <w:r>
        <w:rPr>
          <w:rFonts w:ascii="Times New Roman" w:hAnsi="Times New Roman" w:cs="Times New Roman" w:hint="eastAsia"/>
        </w:rPr>
        <w:lastRenderedPageBreak/>
        <w:t>项目</w:t>
      </w:r>
      <w:r w:rsidR="002E5076">
        <w:rPr>
          <w:rFonts w:ascii="Times New Roman" w:hAnsi="Times New Roman" w:cs="Times New Roman" w:hint="eastAsia"/>
        </w:rPr>
        <w:t>介绍</w:t>
      </w:r>
      <w:bookmarkEnd w:id="6"/>
    </w:p>
    <w:p w14:paraId="553D8E52" w14:textId="77777777" w:rsidR="00F329FF" w:rsidRDefault="00EB6CD8" w:rsidP="002E5076">
      <w:pPr>
        <w:pStyle w:val="2"/>
        <w:numPr>
          <w:ilvl w:val="1"/>
          <w:numId w:val="2"/>
        </w:numPr>
        <w:rPr>
          <w:rFonts w:ascii="Times New Roman" w:hAnsi="Times New Roman" w:cs="Times New Roman"/>
        </w:rPr>
      </w:pPr>
      <w:bookmarkStart w:id="7" w:name="_Toc225005782"/>
      <w:r>
        <w:rPr>
          <w:rFonts w:ascii="Times New Roman" w:hAnsi="Times New Roman" w:cs="Times New Roman" w:hint="eastAsia"/>
        </w:rPr>
        <w:t>项目</w:t>
      </w:r>
      <w:r w:rsidR="00F329FF">
        <w:rPr>
          <w:rFonts w:ascii="Times New Roman" w:hAnsi="Times New Roman" w:cs="Times New Roman" w:hint="eastAsia"/>
        </w:rPr>
        <w:t>说明</w:t>
      </w:r>
      <w:bookmarkEnd w:id="7"/>
    </w:p>
    <w:p w14:paraId="5A6E2966" w14:textId="77777777" w:rsidR="008E3FAD" w:rsidRDefault="008E3FAD" w:rsidP="00F329FF">
      <w:pPr>
        <w:ind w:firstLineChars="200" w:firstLine="420"/>
      </w:pPr>
      <w:r w:rsidRPr="008E3FAD">
        <w:t>项目名称：可视化</w:t>
      </w:r>
      <w:r w:rsidRPr="008E3FAD">
        <w:t>ATC</w:t>
      </w:r>
      <w:r w:rsidRPr="008E3FAD">
        <w:t>地空通话语音标注系统（</w:t>
      </w:r>
      <w:r w:rsidRPr="008E3FAD">
        <w:t>A-4</w:t>
      </w:r>
      <w:r w:rsidRPr="008E3FAD">
        <w:t>前端界面模块）。</w:t>
      </w:r>
      <w:r w:rsidRPr="008E3FAD">
        <w:t xml:space="preserve"> </w:t>
      </w:r>
    </w:p>
    <w:p w14:paraId="117AFCB9" w14:textId="14723F79" w:rsidR="008E3FAD" w:rsidRDefault="008E3FAD" w:rsidP="00F329FF">
      <w:pPr>
        <w:ind w:firstLineChars="200" w:firstLine="420"/>
      </w:pPr>
      <w:r w:rsidRPr="008E3FAD">
        <w:t>任务提出者：技术部（</w:t>
      </w:r>
      <w:r>
        <w:rPr>
          <w:rFonts w:hint="eastAsia"/>
        </w:rPr>
        <w:t>杨凯</w:t>
      </w:r>
      <w:r w:rsidRPr="008E3FAD">
        <w:t>指导）。</w:t>
      </w:r>
      <w:r w:rsidRPr="008E3FAD">
        <w:t xml:space="preserve"> </w:t>
      </w:r>
    </w:p>
    <w:p w14:paraId="03715821" w14:textId="77777777" w:rsidR="008E3FAD" w:rsidRDefault="008E3FAD" w:rsidP="00F329FF">
      <w:pPr>
        <w:ind w:firstLineChars="200" w:firstLine="420"/>
      </w:pPr>
      <w:r w:rsidRPr="008E3FAD">
        <w:t>开发者：</w:t>
      </w:r>
      <w:proofErr w:type="gramStart"/>
      <w:r w:rsidRPr="008E3FAD">
        <w:t>冷亚航</w:t>
      </w:r>
      <w:proofErr w:type="gramEnd"/>
      <w:r w:rsidRPr="008E3FAD">
        <w:t>、陈朵、刘泽萍。</w:t>
      </w:r>
      <w:r w:rsidRPr="008E3FAD">
        <w:t xml:space="preserve"> </w:t>
      </w:r>
    </w:p>
    <w:p w14:paraId="6FAD6C20" w14:textId="363DFF21" w:rsidR="008E3FAD" w:rsidRPr="00F329FF" w:rsidRDefault="008E3FAD" w:rsidP="00F329FF">
      <w:pPr>
        <w:ind w:firstLineChars="200" w:firstLine="420"/>
      </w:pPr>
      <w:r w:rsidRPr="008E3FAD">
        <w:t>用户群：语音数据标注员、航空管制数据分析师。</w:t>
      </w:r>
    </w:p>
    <w:p w14:paraId="037D1ACE" w14:textId="77777777" w:rsidR="002E5076" w:rsidRDefault="00EB6CD8" w:rsidP="002E5076">
      <w:pPr>
        <w:pStyle w:val="2"/>
        <w:numPr>
          <w:ilvl w:val="1"/>
          <w:numId w:val="2"/>
        </w:numPr>
        <w:rPr>
          <w:rFonts w:ascii="Times New Roman" w:hAnsi="Times New Roman" w:cs="Times New Roman"/>
        </w:rPr>
      </w:pPr>
      <w:bookmarkStart w:id="8" w:name="_Toc225005783"/>
      <w:r>
        <w:rPr>
          <w:rFonts w:ascii="Times New Roman" w:hAnsi="Times New Roman" w:cs="Times New Roman" w:hint="eastAsia"/>
        </w:rPr>
        <w:t>项目</w:t>
      </w:r>
      <w:r w:rsidR="002E5076" w:rsidRPr="002E5076">
        <w:rPr>
          <w:rFonts w:ascii="Times New Roman" w:hAnsi="Times New Roman" w:cs="Times New Roman" w:hint="eastAsia"/>
        </w:rPr>
        <w:t>背景</w:t>
      </w:r>
      <w:bookmarkEnd w:id="8"/>
    </w:p>
    <w:p w14:paraId="717A09C7" w14:textId="2080971A" w:rsidR="00F329FF" w:rsidRPr="00F329FF" w:rsidRDefault="008E3FAD" w:rsidP="00F329FF">
      <w:pPr>
        <w:ind w:firstLineChars="200" w:firstLine="420"/>
      </w:pPr>
      <w:r w:rsidRPr="008E3FAD">
        <w:t>随着民航数据量剧增，传统的</w:t>
      </w:r>
      <w:r w:rsidRPr="008E3FAD">
        <w:t>ATC</w:t>
      </w:r>
      <w:r w:rsidRPr="008E3FAD">
        <w:t>语音纯人工标注效率极低且缺乏空间航迹对照。为打破数据孤岛，亟需一个高度集成的前端工作台将时间一维的录音与空间二维的航班航迹对齐，以提升标注质量与效率。</w:t>
      </w:r>
    </w:p>
    <w:p w14:paraId="71D6194A" w14:textId="77777777" w:rsidR="002E5076" w:rsidRDefault="00EB6CD8" w:rsidP="002E5076">
      <w:pPr>
        <w:pStyle w:val="2"/>
        <w:numPr>
          <w:ilvl w:val="1"/>
          <w:numId w:val="2"/>
        </w:numPr>
        <w:rPr>
          <w:rFonts w:ascii="Times New Roman" w:hAnsi="Times New Roman" w:cs="Times New Roman"/>
        </w:rPr>
      </w:pPr>
      <w:bookmarkStart w:id="9" w:name="_Toc225005784"/>
      <w:r>
        <w:rPr>
          <w:rFonts w:ascii="Times New Roman" w:hAnsi="Times New Roman" w:cs="Times New Roman" w:hint="eastAsia"/>
        </w:rPr>
        <w:t>项目</w:t>
      </w:r>
      <w:r w:rsidR="002E5076" w:rsidRPr="002E5076">
        <w:rPr>
          <w:rFonts w:ascii="Times New Roman" w:hAnsi="Times New Roman" w:cs="Times New Roman" w:hint="eastAsia"/>
        </w:rPr>
        <w:t>目标</w:t>
      </w:r>
      <w:bookmarkEnd w:id="9"/>
    </w:p>
    <w:p w14:paraId="3D9531C8" w14:textId="3E42B7ED" w:rsidR="00F329FF" w:rsidRPr="00F329FF" w:rsidRDefault="008E3FAD" w:rsidP="00F329FF">
      <w:pPr>
        <w:ind w:firstLineChars="200" w:firstLine="420"/>
      </w:pPr>
      <w:r w:rsidRPr="008E3FAD">
        <w:t>实现一个高性能的</w:t>
      </w:r>
      <w:r w:rsidRPr="008E3FAD">
        <w:t>B/S</w:t>
      </w:r>
      <w:r w:rsidRPr="008E3FAD">
        <w:t>架构</w:t>
      </w:r>
      <w:r w:rsidRPr="008E3FAD">
        <w:t>Web</w:t>
      </w:r>
      <w:r w:rsidRPr="008E3FAD">
        <w:t>前端界面，提供静态机场底图、动态航迹、音频波形的同屏渲染，并实现毫秒级的</w:t>
      </w:r>
      <w:r w:rsidRPr="008E3FAD">
        <w:t>“</w:t>
      </w:r>
      <w:r w:rsidRPr="008E3FAD">
        <w:t>时空漫游</w:t>
      </w:r>
      <w:r w:rsidRPr="008E3FAD">
        <w:t>”</w:t>
      </w:r>
      <w:r w:rsidRPr="008E3FAD">
        <w:t>交互，最终支撑标注人员对预处理文本的高效编辑与写回。</w:t>
      </w:r>
    </w:p>
    <w:p w14:paraId="1FA38FEA" w14:textId="77777777" w:rsidR="002E5076" w:rsidRDefault="00EB6CD8" w:rsidP="002E5076">
      <w:pPr>
        <w:pStyle w:val="2"/>
        <w:numPr>
          <w:ilvl w:val="1"/>
          <w:numId w:val="2"/>
        </w:numPr>
        <w:rPr>
          <w:rFonts w:ascii="Times New Roman" w:hAnsi="Times New Roman" w:cs="Times New Roman"/>
        </w:rPr>
      </w:pPr>
      <w:bookmarkStart w:id="10" w:name="_Toc225005785"/>
      <w:r>
        <w:rPr>
          <w:rFonts w:ascii="Times New Roman" w:hAnsi="Times New Roman" w:cs="Times New Roman" w:hint="eastAsia"/>
        </w:rPr>
        <w:t>项目</w:t>
      </w:r>
      <w:r w:rsidR="002E5076" w:rsidRPr="002E5076">
        <w:rPr>
          <w:rFonts w:ascii="Times New Roman" w:hAnsi="Times New Roman" w:cs="Times New Roman" w:hint="eastAsia"/>
        </w:rPr>
        <w:t>用户</w:t>
      </w:r>
      <w:bookmarkEnd w:id="10"/>
    </w:p>
    <w:p w14:paraId="60D4B7B5" w14:textId="5074F248" w:rsidR="00F329FF" w:rsidRPr="00F329FF" w:rsidRDefault="008E3FAD" w:rsidP="00F329FF">
      <w:pPr>
        <w:ind w:firstLineChars="200" w:firstLine="420"/>
      </w:pPr>
      <w:r w:rsidRPr="008E3FAD">
        <w:t>语音数据标注员、数据分析师。</w:t>
      </w:r>
    </w:p>
    <w:p w14:paraId="5B988154" w14:textId="77777777" w:rsidR="002E5076" w:rsidRDefault="002E5076" w:rsidP="008067AA">
      <w:pPr>
        <w:pStyle w:val="1"/>
        <w:numPr>
          <w:ilvl w:val="0"/>
          <w:numId w:val="2"/>
        </w:numPr>
        <w:rPr>
          <w:rFonts w:ascii="Times New Roman" w:hAnsi="Times New Roman" w:cs="Times New Roman"/>
        </w:rPr>
      </w:pPr>
      <w:bookmarkStart w:id="11" w:name="_Toc225005786"/>
      <w:r>
        <w:rPr>
          <w:rFonts w:ascii="Times New Roman" w:hAnsi="Times New Roman" w:cs="Times New Roman" w:hint="eastAsia"/>
        </w:rPr>
        <w:t>需求说明</w:t>
      </w:r>
      <w:bookmarkEnd w:id="11"/>
    </w:p>
    <w:p w14:paraId="04A666E9" w14:textId="77777777" w:rsidR="002E5076" w:rsidRDefault="002E5076" w:rsidP="002E5076">
      <w:pPr>
        <w:pStyle w:val="2"/>
        <w:numPr>
          <w:ilvl w:val="1"/>
          <w:numId w:val="2"/>
        </w:numPr>
        <w:rPr>
          <w:rFonts w:ascii="Times New Roman" w:hAnsi="Times New Roman" w:cs="Times New Roman"/>
        </w:rPr>
      </w:pPr>
      <w:bookmarkStart w:id="12" w:name="_Toc225005787"/>
      <w:r w:rsidRPr="002E5076">
        <w:rPr>
          <w:rFonts w:ascii="Times New Roman" w:hAnsi="Times New Roman" w:cs="Times New Roman" w:hint="eastAsia"/>
        </w:rPr>
        <w:t>整体需求</w:t>
      </w:r>
      <w:bookmarkEnd w:id="12"/>
    </w:p>
    <w:p w14:paraId="06B37316" w14:textId="551C7D0A" w:rsidR="008E3FAD" w:rsidRPr="00F329FF" w:rsidRDefault="008E3FAD" w:rsidP="00F329FF">
      <w:pPr>
        <w:ind w:firstLineChars="200" w:firstLine="420"/>
      </w:pPr>
      <w:r w:rsidRPr="008E3FAD">
        <w:t>A-4 UI</w:t>
      </w:r>
      <w:r w:rsidRPr="008E3FAD">
        <w:t>用户界面模块需要对接后端</w:t>
      </w:r>
      <w:r w:rsidRPr="008E3FAD">
        <w:t>API</w:t>
      </w:r>
      <w:r w:rsidRPr="008E3FAD">
        <w:t>，安全验证用户身份后，在工作台中无缝整合</w:t>
      </w:r>
      <w:r w:rsidRPr="008E3FAD">
        <w:t>VHHH</w:t>
      </w:r>
      <w:r w:rsidRPr="008E3FAD">
        <w:t>机场的静态图层、飞机动态</w:t>
      </w:r>
      <w:r w:rsidRPr="008E3FAD">
        <w:t>ADSB</w:t>
      </w:r>
      <w:r w:rsidRPr="008E3FAD">
        <w:t>航迹、</w:t>
      </w:r>
      <w:r w:rsidRPr="008E3FAD">
        <w:t>ATC</w:t>
      </w:r>
      <w:r w:rsidRPr="008E3FAD">
        <w:t>地空通话录音波形以及</w:t>
      </w:r>
      <w:r w:rsidRPr="008E3FAD">
        <w:t>ASR</w:t>
      </w:r>
      <w:r w:rsidRPr="008E3FAD">
        <w:t>预处理文本，提供标注编辑、数据导出及多模态同步的时间漫游能力。</w:t>
      </w:r>
    </w:p>
    <w:p w14:paraId="2533850B" w14:textId="77777777" w:rsidR="002E5076" w:rsidRDefault="002E5076" w:rsidP="002E5076">
      <w:pPr>
        <w:pStyle w:val="2"/>
        <w:numPr>
          <w:ilvl w:val="1"/>
          <w:numId w:val="2"/>
        </w:numPr>
        <w:rPr>
          <w:rFonts w:ascii="Times New Roman" w:hAnsi="Times New Roman" w:cs="Times New Roman"/>
        </w:rPr>
      </w:pPr>
      <w:bookmarkStart w:id="13" w:name="_Toc225005788"/>
      <w:r w:rsidRPr="002E5076">
        <w:rPr>
          <w:rFonts w:ascii="Times New Roman" w:hAnsi="Times New Roman" w:cs="Times New Roman" w:hint="eastAsia"/>
        </w:rPr>
        <w:t>功能需求</w:t>
      </w:r>
      <w:bookmarkEnd w:id="13"/>
    </w:p>
    <w:p w14:paraId="0A5DB390" w14:textId="77777777" w:rsidR="00F329FF" w:rsidRDefault="00F329FF" w:rsidP="002E5076">
      <w:pPr>
        <w:pStyle w:val="3"/>
        <w:numPr>
          <w:ilvl w:val="2"/>
          <w:numId w:val="2"/>
        </w:numPr>
      </w:pPr>
      <w:bookmarkStart w:id="14" w:name="_Toc225005789"/>
      <w:r>
        <w:rPr>
          <w:rFonts w:hint="eastAsia"/>
        </w:rPr>
        <w:t>需求编号规则</w:t>
      </w:r>
      <w:bookmarkEnd w:id="14"/>
    </w:p>
    <w:p w14:paraId="5ED6F8B8" w14:textId="7268E1AE" w:rsidR="008E3FAD" w:rsidRPr="00F329FF" w:rsidRDefault="008E3FAD" w:rsidP="00F329FF">
      <w:pPr>
        <w:ind w:firstLineChars="200" w:firstLine="420"/>
      </w:pPr>
      <w:r w:rsidRPr="008E3FAD">
        <w:t>需求编号：</w:t>
      </w:r>
      <w:r w:rsidRPr="008E3FAD">
        <w:t>RQ-A-4(</w:t>
      </w:r>
      <w:r w:rsidRPr="008E3FAD">
        <w:t>模块缩写</w:t>
      </w:r>
      <w:r w:rsidRPr="008E3FAD">
        <w:t>)+</w:t>
      </w:r>
      <w:r w:rsidRPr="008E3FAD">
        <w:t>编号（功能点），例如</w:t>
      </w:r>
      <w:r w:rsidRPr="008E3FAD">
        <w:t xml:space="preserve"> RQ-A-4-10</w:t>
      </w:r>
      <w:r w:rsidRPr="008E3FAD">
        <w:t>。向下细分的内部设计编号以</w:t>
      </w:r>
      <w:r w:rsidRPr="008E3FAD">
        <w:t xml:space="preserve"> a4 </w:t>
      </w:r>
      <w:r w:rsidRPr="008E3FAD">
        <w:t>开头。</w:t>
      </w:r>
    </w:p>
    <w:p w14:paraId="6C6E1B35" w14:textId="77777777" w:rsidR="002E5076" w:rsidRDefault="002E5076" w:rsidP="002E5076">
      <w:pPr>
        <w:pStyle w:val="3"/>
        <w:numPr>
          <w:ilvl w:val="2"/>
          <w:numId w:val="2"/>
        </w:numPr>
      </w:pPr>
      <w:bookmarkStart w:id="15" w:name="_Toc225005790"/>
      <w:r>
        <w:rPr>
          <w:rFonts w:hint="eastAsia"/>
        </w:rPr>
        <w:lastRenderedPageBreak/>
        <w:t>总体模块划分</w:t>
      </w:r>
      <w:bookmarkEnd w:id="15"/>
    </w:p>
    <w:p w14:paraId="1BDABC51" w14:textId="081C0E8E" w:rsidR="008E3FAD" w:rsidRDefault="008E3FAD" w:rsidP="00F329FF">
      <w:pPr>
        <w:ind w:firstLineChars="200" w:firstLine="420"/>
      </w:pPr>
      <w:r w:rsidRPr="008E3FAD">
        <w:rPr>
          <w:rFonts w:hint="eastAsia"/>
        </w:rPr>
        <w:t>主要根据业务和展示功能划分，分为：基础系统功能模块、地图航迹展示模块、音频标注与漫游模块。</w:t>
      </w:r>
    </w:p>
    <w:p w14:paraId="1A13D19B" w14:textId="77777777" w:rsidR="00F329FF" w:rsidRDefault="00F329FF" w:rsidP="00F329FF">
      <w:pPr>
        <w:pStyle w:val="1"/>
        <w:numPr>
          <w:ilvl w:val="0"/>
          <w:numId w:val="2"/>
        </w:numPr>
        <w:rPr>
          <w:rFonts w:ascii="Times New Roman" w:hAnsi="Times New Roman" w:cs="Times New Roman"/>
        </w:rPr>
      </w:pPr>
      <w:bookmarkStart w:id="16" w:name="_Toc225005791"/>
      <w:r w:rsidRPr="00F329FF">
        <w:rPr>
          <w:rFonts w:ascii="Times New Roman" w:hAnsi="Times New Roman" w:cs="Times New Roman" w:hint="eastAsia"/>
        </w:rPr>
        <w:t>功能</w:t>
      </w:r>
      <w:r>
        <w:rPr>
          <w:rFonts w:ascii="Times New Roman" w:hAnsi="Times New Roman" w:cs="Times New Roman" w:hint="eastAsia"/>
        </w:rPr>
        <w:t>性</w:t>
      </w:r>
      <w:r w:rsidRPr="00F329FF">
        <w:rPr>
          <w:rFonts w:ascii="Times New Roman" w:hAnsi="Times New Roman" w:cs="Times New Roman" w:hint="eastAsia"/>
        </w:rPr>
        <w:t>需求</w:t>
      </w:r>
      <w:bookmarkEnd w:id="16"/>
    </w:p>
    <w:p w14:paraId="055CE068" w14:textId="09766035" w:rsidR="00F329FF" w:rsidRDefault="00B008DE" w:rsidP="00F329FF">
      <w:pPr>
        <w:pStyle w:val="2"/>
        <w:numPr>
          <w:ilvl w:val="1"/>
          <w:numId w:val="2"/>
        </w:numPr>
        <w:rPr>
          <w:rFonts w:ascii="Times New Roman" w:hAnsi="Times New Roman" w:cs="Times New Roman"/>
        </w:rPr>
      </w:pPr>
      <w:bookmarkStart w:id="17" w:name="_Toc225005792"/>
      <w:r w:rsidRPr="00B008DE">
        <w:rPr>
          <w:rFonts w:ascii="Times New Roman" w:hAnsi="Times New Roman" w:cs="Times New Roman"/>
        </w:rPr>
        <w:t>基础系统功能模块</w:t>
      </w:r>
      <w:bookmarkEnd w:id="17"/>
    </w:p>
    <w:tbl>
      <w:tblPr>
        <w:tblStyle w:val="a7"/>
        <w:tblW w:w="0" w:type="auto"/>
        <w:tblLook w:val="04A0" w:firstRow="1" w:lastRow="0" w:firstColumn="1" w:lastColumn="0" w:noHBand="0" w:noVBand="1"/>
      </w:tblPr>
      <w:tblGrid>
        <w:gridCol w:w="534"/>
        <w:gridCol w:w="992"/>
        <w:gridCol w:w="1843"/>
        <w:gridCol w:w="1701"/>
        <w:gridCol w:w="2833"/>
        <w:gridCol w:w="1951"/>
      </w:tblGrid>
      <w:tr w:rsidR="00A46635" w14:paraId="32F108BC" w14:textId="77777777" w:rsidTr="00A46635">
        <w:tc>
          <w:tcPr>
            <w:tcW w:w="1526" w:type="dxa"/>
            <w:gridSpan w:val="2"/>
            <w:shd w:val="clear" w:color="auto" w:fill="BFBFBF" w:themeFill="background1" w:themeFillShade="BF"/>
          </w:tcPr>
          <w:p w14:paraId="5719B8FE" w14:textId="77777777" w:rsidR="00A46635" w:rsidRPr="00A46635" w:rsidRDefault="00A46635" w:rsidP="00A46635">
            <w:pPr>
              <w:jc w:val="center"/>
              <w:rPr>
                <w:b/>
              </w:rPr>
            </w:pPr>
            <w:r w:rsidRPr="00A46635">
              <w:rPr>
                <w:rFonts w:hint="eastAsia"/>
                <w:b/>
              </w:rPr>
              <w:t>模块名称</w:t>
            </w:r>
          </w:p>
        </w:tc>
        <w:tc>
          <w:tcPr>
            <w:tcW w:w="8328" w:type="dxa"/>
            <w:gridSpan w:val="4"/>
          </w:tcPr>
          <w:p w14:paraId="10DABF7E" w14:textId="502B8BB1" w:rsidR="00A46635" w:rsidRDefault="008E3FAD" w:rsidP="00A46635">
            <w:r w:rsidRPr="008E3FAD">
              <w:t>基础系统功能模块</w:t>
            </w:r>
          </w:p>
        </w:tc>
      </w:tr>
      <w:tr w:rsidR="00A46635" w14:paraId="09290176" w14:textId="77777777" w:rsidTr="00A46635">
        <w:tc>
          <w:tcPr>
            <w:tcW w:w="1526" w:type="dxa"/>
            <w:gridSpan w:val="2"/>
            <w:shd w:val="clear" w:color="auto" w:fill="BFBFBF" w:themeFill="background1" w:themeFillShade="BF"/>
          </w:tcPr>
          <w:p w14:paraId="63E8E478" w14:textId="77777777" w:rsidR="00A46635" w:rsidRPr="00A46635" w:rsidRDefault="00A46635" w:rsidP="00A46635">
            <w:pPr>
              <w:jc w:val="center"/>
              <w:rPr>
                <w:b/>
              </w:rPr>
            </w:pPr>
            <w:r w:rsidRPr="00A46635">
              <w:rPr>
                <w:rFonts w:hint="eastAsia"/>
                <w:b/>
              </w:rPr>
              <w:t>模块简介</w:t>
            </w:r>
          </w:p>
        </w:tc>
        <w:tc>
          <w:tcPr>
            <w:tcW w:w="8328" w:type="dxa"/>
            <w:gridSpan w:val="4"/>
          </w:tcPr>
          <w:p w14:paraId="7891B711" w14:textId="4B60ADFB" w:rsidR="00A46635" w:rsidRPr="008E3FAD" w:rsidRDefault="008E3FAD" w:rsidP="00A46635">
            <w:r w:rsidRPr="008E3FAD">
              <w:t>基础的系统级管控与调用功能</w:t>
            </w:r>
          </w:p>
        </w:tc>
      </w:tr>
      <w:tr w:rsidR="00A46635" w14:paraId="302247AC" w14:textId="77777777" w:rsidTr="00A46635">
        <w:tc>
          <w:tcPr>
            <w:tcW w:w="9854" w:type="dxa"/>
            <w:gridSpan w:val="6"/>
            <w:shd w:val="clear" w:color="auto" w:fill="BFBFBF" w:themeFill="background1" w:themeFillShade="BF"/>
          </w:tcPr>
          <w:p w14:paraId="0529D021" w14:textId="77777777" w:rsidR="00A46635" w:rsidRPr="00A46635" w:rsidRDefault="00A46635" w:rsidP="00A46635">
            <w:pPr>
              <w:jc w:val="center"/>
              <w:rPr>
                <w:b/>
              </w:rPr>
            </w:pPr>
            <w:r w:rsidRPr="00A46635">
              <w:rPr>
                <w:rFonts w:hint="eastAsia"/>
                <w:b/>
              </w:rPr>
              <w:t>模块功能列表</w:t>
            </w:r>
          </w:p>
        </w:tc>
      </w:tr>
      <w:tr w:rsidR="00A46635" w14:paraId="0CD14485" w14:textId="77777777" w:rsidTr="00A46635">
        <w:tc>
          <w:tcPr>
            <w:tcW w:w="534" w:type="dxa"/>
            <w:vMerge w:val="restart"/>
            <w:shd w:val="clear" w:color="auto" w:fill="BFBFBF" w:themeFill="background1" w:themeFillShade="BF"/>
            <w:vAlign w:val="center"/>
          </w:tcPr>
          <w:p w14:paraId="2E24687A" w14:textId="77777777" w:rsidR="00A46635" w:rsidRPr="00A46635" w:rsidRDefault="00A46635" w:rsidP="00A46635">
            <w:pPr>
              <w:jc w:val="center"/>
              <w:rPr>
                <w:b/>
              </w:rPr>
            </w:pPr>
            <w:r w:rsidRPr="00A46635">
              <w:rPr>
                <w:rFonts w:hint="eastAsia"/>
                <w:b/>
              </w:rPr>
              <w:t>序号</w:t>
            </w:r>
          </w:p>
        </w:tc>
        <w:tc>
          <w:tcPr>
            <w:tcW w:w="4536" w:type="dxa"/>
            <w:gridSpan w:val="3"/>
            <w:shd w:val="clear" w:color="auto" w:fill="BFBFBF" w:themeFill="background1" w:themeFillShade="BF"/>
            <w:vAlign w:val="center"/>
          </w:tcPr>
          <w:p w14:paraId="45C8E5BD" w14:textId="77777777" w:rsidR="00A46635" w:rsidRPr="00A46635" w:rsidRDefault="00A46635" w:rsidP="00A46635">
            <w:pPr>
              <w:jc w:val="center"/>
              <w:rPr>
                <w:b/>
              </w:rPr>
            </w:pPr>
            <w:r w:rsidRPr="00A46635">
              <w:rPr>
                <w:rFonts w:hint="eastAsia"/>
                <w:b/>
              </w:rPr>
              <w:t>一级功能</w:t>
            </w:r>
          </w:p>
        </w:tc>
        <w:tc>
          <w:tcPr>
            <w:tcW w:w="4784" w:type="dxa"/>
            <w:gridSpan w:val="2"/>
            <w:shd w:val="clear" w:color="auto" w:fill="BFBFBF" w:themeFill="background1" w:themeFillShade="BF"/>
            <w:vAlign w:val="center"/>
          </w:tcPr>
          <w:p w14:paraId="47226032" w14:textId="77777777" w:rsidR="00A46635" w:rsidRPr="00A46635" w:rsidRDefault="00A46635" w:rsidP="00A46635">
            <w:pPr>
              <w:jc w:val="center"/>
              <w:rPr>
                <w:b/>
              </w:rPr>
            </w:pPr>
            <w:r w:rsidRPr="00A46635">
              <w:rPr>
                <w:rFonts w:hint="eastAsia"/>
                <w:b/>
              </w:rPr>
              <w:t>二级功能</w:t>
            </w:r>
          </w:p>
        </w:tc>
      </w:tr>
      <w:tr w:rsidR="00A46635" w14:paraId="18D0AA24" w14:textId="77777777" w:rsidTr="00A46635">
        <w:tc>
          <w:tcPr>
            <w:tcW w:w="534" w:type="dxa"/>
            <w:vMerge/>
            <w:shd w:val="clear" w:color="auto" w:fill="BFBFBF" w:themeFill="background1" w:themeFillShade="BF"/>
            <w:vAlign w:val="center"/>
          </w:tcPr>
          <w:p w14:paraId="533E5A70" w14:textId="77777777" w:rsidR="00A46635" w:rsidRPr="00A46635" w:rsidRDefault="00A46635" w:rsidP="00A46635">
            <w:pPr>
              <w:jc w:val="center"/>
              <w:rPr>
                <w:b/>
              </w:rPr>
            </w:pPr>
          </w:p>
        </w:tc>
        <w:tc>
          <w:tcPr>
            <w:tcW w:w="2835" w:type="dxa"/>
            <w:gridSpan w:val="2"/>
            <w:shd w:val="clear" w:color="auto" w:fill="BFBFBF" w:themeFill="background1" w:themeFillShade="BF"/>
            <w:vAlign w:val="center"/>
          </w:tcPr>
          <w:p w14:paraId="1A205667" w14:textId="77777777" w:rsidR="00A46635" w:rsidRPr="00A46635" w:rsidRDefault="00A46635" w:rsidP="00A46635">
            <w:pPr>
              <w:jc w:val="center"/>
              <w:rPr>
                <w:b/>
              </w:rPr>
            </w:pPr>
            <w:r w:rsidRPr="00A46635">
              <w:rPr>
                <w:rFonts w:hint="eastAsia"/>
                <w:b/>
              </w:rPr>
              <w:t>功能名称</w:t>
            </w:r>
          </w:p>
        </w:tc>
        <w:tc>
          <w:tcPr>
            <w:tcW w:w="1701" w:type="dxa"/>
            <w:shd w:val="clear" w:color="auto" w:fill="BFBFBF" w:themeFill="background1" w:themeFillShade="BF"/>
            <w:vAlign w:val="center"/>
          </w:tcPr>
          <w:p w14:paraId="659F6D7B" w14:textId="77777777" w:rsidR="00A46635" w:rsidRPr="00A46635" w:rsidRDefault="00A46635" w:rsidP="00A46635">
            <w:pPr>
              <w:jc w:val="center"/>
              <w:rPr>
                <w:b/>
              </w:rPr>
            </w:pPr>
            <w:r w:rsidRPr="00A46635">
              <w:rPr>
                <w:rFonts w:hint="eastAsia"/>
                <w:b/>
              </w:rPr>
              <w:t>功能编号</w:t>
            </w:r>
          </w:p>
        </w:tc>
        <w:tc>
          <w:tcPr>
            <w:tcW w:w="2833" w:type="dxa"/>
            <w:shd w:val="clear" w:color="auto" w:fill="BFBFBF" w:themeFill="background1" w:themeFillShade="BF"/>
            <w:vAlign w:val="center"/>
          </w:tcPr>
          <w:p w14:paraId="3037ED23" w14:textId="77777777" w:rsidR="00A46635" w:rsidRPr="00A46635" w:rsidRDefault="00A46635" w:rsidP="00A46635">
            <w:pPr>
              <w:jc w:val="center"/>
              <w:rPr>
                <w:b/>
              </w:rPr>
            </w:pPr>
            <w:r w:rsidRPr="00A46635">
              <w:rPr>
                <w:rFonts w:hint="eastAsia"/>
                <w:b/>
              </w:rPr>
              <w:t>功能名称</w:t>
            </w:r>
          </w:p>
        </w:tc>
        <w:tc>
          <w:tcPr>
            <w:tcW w:w="1951" w:type="dxa"/>
            <w:shd w:val="clear" w:color="auto" w:fill="BFBFBF" w:themeFill="background1" w:themeFillShade="BF"/>
            <w:vAlign w:val="center"/>
          </w:tcPr>
          <w:p w14:paraId="6C912F4E" w14:textId="77777777" w:rsidR="00A46635" w:rsidRPr="00A46635" w:rsidRDefault="00A46635" w:rsidP="00A46635">
            <w:pPr>
              <w:jc w:val="center"/>
              <w:rPr>
                <w:b/>
              </w:rPr>
            </w:pPr>
            <w:r w:rsidRPr="00A46635">
              <w:rPr>
                <w:rFonts w:hint="eastAsia"/>
                <w:b/>
              </w:rPr>
              <w:t>功能编号</w:t>
            </w:r>
          </w:p>
        </w:tc>
      </w:tr>
      <w:tr w:rsidR="00A46635" w14:paraId="4B07088C" w14:textId="77777777" w:rsidTr="00A46635">
        <w:tc>
          <w:tcPr>
            <w:tcW w:w="534" w:type="dxa"/>
            <w:vAlign w:val="center"/>
          </w:tcPr>
          <w:p w14:paraId="181BE2A6" w14:textId="77777777" w:rsidR="00A46635" w:rsidRDefault="00A46635" w:rsidP="00A46635">
            <w:pPr>
              <w:jc w:val="center"/>
            </w:pPr>
            <w:r>
              <w:rPr>
                <w:rFonts w:hint="eastAsia"/>
              </w:rPr>
              <w:t>1</w:t>
            </w:r>
          </w:p>
        </w:tc>
        <w:tc>
          <w:tcPr>
            <w:tcW w:w="2835" w:type="dxa"/>
            <w:gridSpan w:val="2"/>
            <w:vAlign w:val="center"/>
          </w:tcPr>
          <w:p w14:paraId="00D2BD4B" w14:textId="64097D0B" w:rsidR="00A46635" w:rsidRDefault="008E3FAD" w:rsidP="00A46635">
            <w:pPr>
              <w:jc w:val="center"/>
            </w:pPr>
            <w:r w:rsidRPr="008E3FAD">
              <w:t>用户登录</w:t>
            </w:r>
          </w:p>
        </w:tc>
        <w:tc>
          <w:tcPr>
            <w:tcW w:w="1701" w:type="dxa"/>
            <w:vAlign w:val="center"/>
          </w:tcPr>
          <w:p w14:paraId="2FB4A88F" w14:textId="0EBA9218" w:rsidR="00A46635" w:rsidRDefault="008E3FAD" w:rsidP="00A46635">
            <w:pPr>
              <w:jc w:val="center"/>
            </w:pPr>
            <w:r w:rsidRPr="008E3FAD">
              <w:t>RQ-A-4-10</w:t>
            </w:r>
          </w:p>
        </w:tc>
        <w:tc>
          <w:tcPr>
            <w:tcW w:w="2833" w:type="dxa"/>
            <w:vAlign w:val="center"/>
          </w:tcPr>
          <w:p w14:paraId="40B34646" w14:textId="76C247ED" w:rsidR="00A46635" w:rsidRDefault="008E3FAD" w:rsidP="00A46635">
            <w:pPr>
              <w:jc w:val="center"/>
            </w:pPr>
            <w:r w:rsidRPr="008E3FAD">
              <w:t>身份校验与鉴权</w:t>
            </w:r>
          </w:p>
        </w:tc>
        <w:tc>
          <w:tcPr>
            <w:tcW w:w="1951" w:type="dxa"/>
            <w:vAlign w:val="center"/>
          </w:tcPr>
          <w:p w14:paraId="389BC5FB" w14:textId="57BCA8F7" w:rsidR="00A46635" w:rsidRDefault="008E3FAD" w:rsidP="00A46635">
            <w:pPr>
              <w:jc w:val="center"/>
            </w:pPr>
            <w:r w:rsidRPr="008E3FAD">
              <w:t>a4base001</w:t>
            </w:r>
          </w:p>
        </w:tc>
      </w:tr>
      <w:tr w:rsidR="00A46635" w14:paraId="06B6F1FE" w14:textId="77777777" w:rsidTr="00A46635">
        <w:tc>
          <w:tcPr>
            <w:tcW w:w="534" w:type="dxa"/>
            <w:vAlign w:val="center"/>
          </w:tcPr>
          <w:p w14:paraId="67DFBEF2" w14:textId="77777777" w:rsidR="00A46635" w:rsidRDefault="00A46635" w:rsidP="00A46635">
            <w:pPr>
              <w:jc w:val="center"/>
            </w:pPr>
            <w:r>
              <w:rPr>
                <w:rFonts w:hint="eastAsia"/>
              </w:rPr>
              <w:t>2</w:t>
            </w:r>
          </w:p>
        </w:tc>
        <w:tc>
          <w:tcPr>
            <w:tcW w:w="2835" w:type="dxa"/>
            <w:gridSpan w:val="2"/>
            <w:vAlign w:val="center"/>
          </w:tcPr>
          <w:p w14:paraId="0DAD2CD3" w14:textId="2254DB79" w:rsidR="00A46635" w:rsidRDefault="008E3FAD" w:rsidP="00A46635">
            <w:pPr>
              <w:jc w:val="center"/>
            </w:pPr>
            <w:r w:rsidRPr="008E3FAD">
              <w:t>后台功能调用菜单</w:t>
            </w:r>
          </w:p>
        </w:tc>
        <w:tc>
          <w:tcPr>
            <w:tcW w:w="1701" w:type="dxa"/>
            <w:vAlign w:val="center"/>
          </w:tcPr>
          <w:p w14:paraId="479D4523" w14:textId="66BB457D" w:rsidR="00A46635" w:rsidRDefault="008E3FAD" w:rsidP="00A46635">
            <w:pPr>
              <w:jc w:val="center"/>
            </w:pPr>
            <w:r w:rsidRPr="008E3FAD">
              <w:t>RQ-A-4-90</w:t>
            </w:r>
          </w:p>
        </w:tc>
        <w:tc>
          <w:tcPr>
            <w:tcW w:w="2833" w:type="dxa"/>
            <w:vAlign w:val="center"/>
          </w:tcPr>
          <w:p w14:paraId="7772292D" w14:textId="26CC893F" w:rsidR="00A46635" w:rsidRDefault="008E3FAD" w:rsidP="00A46635">
            <w:pPr>
              <w:jc w:val="center"/>
            </w:pPr>
            <w:r w:rsidRPr="008E3FAD">
              <w:t>菜单导航展示</w:t>
            </w:r>
          </w:p>
        </w:tc>
        <w:tc>
          <w:tcPr>
            <w:tcW w:w="1951" w:type="dxa"/>
            <w:vAlign w:val="center"/>
          </w:tcPr>
          <w:p w14:paraId="71A29EE7" w14:textId="7789F841" w:rsidR="00A46635" w:rsidRDefault="008E3FAD" w:rsidP="00A46635">
            <w:pPr>
              <w:jc w:val="center"/>
            </w:pPr>
            <w:r w:rsidRPr="008E3FAD">
              <w:t>a4base00</w:t>
            </w:r>
            <w:r>
              <w:rPr>
                <w:rFonts w:hint="eastAsia"/>
              </w:rPr>
              <w:t>2</w:t>
            </w:r>
          </w:p>
        </w:tc>
      </w:tr>
      <w:tr w:rsidR="00A46635" w14:paraId="4DEF3CE0" w14:textId="77777777" w:rsidTr="00A46635">
        <w:tc>
          <w:tcPr>
            <w:tcW w:w="534" w:type="dxa"/>
            <w:vAlign w:val="center"/>
          </w:tcPr>
          <w:p w14:paraId="336E4A4E" w14:textId="63048C40" w:rsidR="00A46635" w:rsidRDefault="008E3FAD" w:rsidP="00A46635">
            <w:pPr>
              <w:jc w:val="center"/>
            </w:pPr>
            <w:r>
              <w:rPr>
                <w:rFonts w:hint="eastAsia"/>
              </w:rPr>
              <w:t>-</w:t>
            </w:r>
          </w:p>
        </w:tc>
        <w:tc>
          <w:tcPr>
            <w:tcW w:w="2835" w:type="dxa"/>
            <w:gridSpan w:val="2"/>
            <w:vAlign w:val="center"/>
          </w:tcPr>
          <w:p w14:paraId="2925728C" w14:textId="40854D2A" w:rsidR="00A46635" w:rsidRDefault="008E3FAD" w:rsidP="00A46635">
            <w:pPr>
              <w:jc w:val="center"/>
            </w:pPr>
            <w:r>
              <w:rPr>
                <w:rFonts w:hint="eastAsia"/>
              </w:rPr>
              <w:t>-</w:t>
            </w:r>
          </w:p>
        </w:tc>
        <w:tc>
          <w:tcPr>
            <w:tcW w:w="1701" w:type="dxa"/>
            <w:vAlign w:val="center"/>
          </w:tcPr>
          <w:p w14:paraId="1CA82107" w14:textId="54EE1CE6" w:rsidR="00A46635" w:rsidRDefault="008E3FAD" w:rsidP="00A46635">
            <w:pPr>
              <w:jc w:val="center"/>
            </w:pPr>
            <w:r>
              <w:rPr>
                <w:rFonts w:hint="eastAsia"/>
              </w:rPr>
              <w:t>-</w:t>
            </w:r>
          </w:p>
        </w:tc>
        <w:tc>
          <w:tcPr>
            <w:tcW w:w="2833" w:type="dxa"/>
            <w:vAlign w:val="center"/>
          </w:tcPr>
          <w:p w14:paraId="7907DDE9" w14:textId="1089C2C2" w:rsidR="00A46635" w:rsidRDefault="008E3FAD" w:rsidP="00A46635">
            <w:pPr>
              <w:jc w:val="center"/>
            </w:pPr>
            <w:r w:rsidRPr="008E3FAD">
              <w:t>数据导出功能</w:t>
            </w:r>
          </w:p>
        </w:tc>
        <w:tc>
          <w:tcPr>
            <w:tcW w:w="1951" w:type="dxa"/>
            <w:vAlign w:val="center"/>
          </w:tcPr>
          <w:p w14:paraId="3DD921B7" w14:textId="6786686C" w:rsidR="00A46635" w:rsidRDefault="008E3FAD" w:rsidP="00A46635">
            <w:pPr>
              <w:jc w:val="center"/>
            </w:pPr>
            <w:r w:rsidRPr="008E3FAD">
              <w:t>a4base00</w:t>
            </w:r>
            <w:r>
              <w:rPr>
                <w:rFonts w:hint="eastAsia"/>
              </w:rPr>
              <w:t>3</w:t>
            </w:r>
          </w:p>
        </w:tc>
      </w:tr>
    </w:tbl>
    <w:p w14:paraId="33B94D81" w14:textId="77777777" w:rsidR="00A46635" w:rsidRDefault="00A46635" w:rsidP="00A46635"/>
    <w:p w14:paraId="66DF20CF" w14:textId="2D8FFB86" w:rsidR="00A46635" w:rsidRDefault="008E3FAD" w:rsidP="00A46635">
      <w:pPr>
        <w:pStyle w:val="3"/>
        <w:numPr>
          <w:ilvl w:val="2"/>
          <w:numId w:val="2"/>
        </w:numPr>
      </w:pPr>
      <w:bookmarkStart w:id="18" w:name="_Toc225005793"/>
      <w:r w:rsidRPr="008E3FAD">
        <w:t>用户登录</w:t>
      </w:r>
      <w:r w:rsidRPr="008E3FAD">
        <w:t>RQ-A-4-10</w:t>
      </w:r>
      <w:bookmarkEnd w:id="18"/>
    </w:p>
    <w:p w14:paraId="18FA81F7" w14:textId="388E6202" w:rsidR="00EA78A9" w:rsidRPr="00EA78A9" w:rsidRDefault="006C53A9" w:rsidP="00EA78A9">
      <w:pPr>
        <w:ind w:firstLineChars="200" w:firstLine="420"/>
      </w:pPr>
      <w:r w:rsidRPr="006C53A9">
        <w:rPr>
          <w:rFonts w:hint="eastAsia"/>
        </w:rPr>
        <w:t>用于实现系统级门户控制，确保只有经过授权的数据</w:t>
      </w:r>
      <w:proofErr w:type="gramStart"/>
      <w:r w:rsidRPr="006C53A9">
        <w:rPr>
          <w:rFonts w:hint="eastAsia"/>
        </w:rPr>
        <w:t>标注员</w:t>
      </w:r>
      <w:proofErr w:type="gramEnd"/>
      <w:r w:rsidRPr="006C53A9">
        <w:rPr>
          <w:rFonts w:hint="eastAsia"/>
        </w:rPr>
        <w:t>或分析师才能进入核心工作台</w:t>
      </w:r>
      <w:r w:rsidR="008E3FAD">
        <w:rPr>
          <w:rFonts w:hint="eastAsia"/>
        </w:rPr>
        <w:t>。</w:t>
      </w:r>
    </w:p>
    <w:p w14:paraId="5D588F42" w14:textId="49C2E8AB" w:rsidR="00A46635" w:rsidRDefault="008E3FAD" w:rsidP="00EA78A9">
      <w:pPr>
        <w:pStyle w:val="4"/>
        <w:numPr>
          <w:ilvl w:val="3"/>
          <w:numId w:val="2"/>
        </w:numPr>
      </w:pPr>
      <w:r w:rsidRPr="008E3FAD">
        <w:t>身份校验与鉴权</w:t>
      </w:r>
      <w:r w:rsidRPr="008E3FAD">
        <w:t>a4base001</w:t>
      </w:r>
    </w:p>
    <w:p w14:paraId="0921730A" w14:textId="1276ABDC" w:rsidR="006C53A9" w:rsidRDefault="006C53A9" w:rsidP="00537052">
      <w:pPr>
        <w:pStyle w:val="a9"/>
        <w:numPr>
          <w:ilvl w:val="0"/>
          <w:numId w:val="48"/>
        </w:numPr>
        <w:spacing w:afterLines="25" w:after="78"/>
        <w:ind w:left="862" w:firstLineChars="0" w:hanging="442"/>
      </w:pPr>
      <w:r>
        <w:rPr>
          <w:rFonts w:hint="eastAsia"/>
        </w:rPr>
        <w:t>界面布局与元素：系统需提供独立的登录页面。包含系统</w:t>
      </w:r>
      <w:r>
        <w:rPr>
          <w:rFonts w:hint="eastAsia"/>
        </w:rPr>
        <w:t xml:space="preserve"> Logo</w:t>
      </w:r>
      <w:r>
        <w:rPr>
          <w:rFonts w:hint="eastAsia"/>
        </w:rPr>
        <w:t>、系统名称、账号输入框（支持清除快捷键）、密码输入框（提供“明暗文”切换可见图标）以及“登录”确认按钮。</w:t>
      </w:r>
    </w:p>
    <w:p w14:paraId="34F2F5F9" w14:textId="6DABC3A7" w:rsidR="006C53A9" w:rsidRPr="006C53A9" w:rsidRDefault="006C53A9" w:rsidP="00537052">
      <w:pPr>
        <w:pStyle w:val="a9"/>
        <w:numPr>
          <w:ilvl w:val="0"/>
          <w:numId w:val="48"/>
        </w:numPr>
        <w:spacing w:afterLines="25" w:after="78"/>
        <w:ind w:left="862" w:firstLineChars="0" w:hanging="442"/>
      </w:pPr>
      <w:r>
        <w:rPr>
          <w:rFonts w:hint="eastAsia"/>
        </w:rPr>
        <w:t>前端输入校验：在提交请求前，</w:t>
      </w:r>
      <w:proofErr w:type="gramStart"/>
      <w:r>
        <w:rPr>
          <w:rFonts w:hint="eastAsia"/>
        </w:rPr>
        <w:t>前端需</w:t>
      </w:r>
      <w:proofErr w:type="gramEnd"/>
      <w:r>
        <w:rPr>
          <w:rFonts w:hint="eastAsia"/>
        </w:rPr>
        <w:t>进行</w:t>
      </w:r>
      <w:proofErr w:type="gramStart"/>
      <w:r>
        <w:rPr>
          <w:rFonts w:hint="eastAsia"/>
        </w:rPr>
        <w:t>基础防呆校验</w:t>
      </w:r>
      <w:proofErr w:type="gramEnd"/>
      <w:r>
        <w:rPr>
          <w:rFonts w:hint="eastAsia"/>
        </w:rPr>
        <w:t>（如账号密码非空校验、超长字符限制），拦截无效的网络请求。</w:t>
      </w:r>
    </w:p>
    <w:p w14:paraId="2BBDADF2" w14:textId="1490B6CC" w:rsidR="006C53A9" w:rsidRDefault="006C53A9" w:rsidP="00537052">
      <w:pPr>
        <w:pStyle w:val="a9"/>
        <w:numPr>
          <w:ilvl w:val="0"/>
          <w:numId w:val="48"/>
        </w:numPr>
        <w:spacing w:afterLines="25" w:after="78"/>
        <w:ind w:left="862" w:firstLineChars="0" w:hanging="442"/>
      </w:pPr>
      <w:r>
        <w:rPr>
          <w:rFonts w:hint="eastAsia"/>
        </w:rPr>
        <w:t>交互状态反馈：用户点击登录后，“登录”按钮需进入不可点击的“加载中（</w:t>
      </w:r>
      <w:r>
        <w:rPr>
          <w:rFonts w:hint="eastAsia"/>
        </w:rPr>
        <w:t>Loading</w:t>
      </w:r>
      <w:r>
        <w:rPr>
          <w:rFonts w:hint="eastAsia"/>
        </w:rPr>
        <w:t>）”状态，防止重复提交。</w:t>
      </w:r>
      <w:proofErr w:type="gramStart"/>
      <w:r>
        <w:rPr>
          <w:rFonts w:hint="eastAsia"/>
        </w:rPr>
        <w:t>若鉴权</w:t>
      </w:r>
      <w:proofErr w:type="gramEnd"/>
      <w:r>
        <w:rPr>
          <w:rFonts w:hint="eastAsia"/>
        </w:rPr>
        <w:t>失败，需通过全局轻提示告知用户明确原因</w:t>
      </w:r>
      <w:r w:rsidR="00537052">
        <w:rPr>
          <w:rFonts w:hint="eastAsia"/>
        </w:rPr>
        <w:t>，</w:t>
      </w:r>
      <w:r>
        <w:rPr>
          <w:rFonts w:hint="eastAsia"/>
        </w:rPr>
        <w:t>如“账号或密码错误”、“网络超时”。</w:t>
      </w:r>
    </w:p>
    <w:p w14:paraId="297CCF77" w14:textId="4D4888C9" w:rsidR="00EA78A9" w:rsidRPr="006C53A9" w:rsidRDefault="006C53A9" w:rsidP="00537052">
      <w:pPr>
        <w:pStyle w:val="a9"/>
        <w:numPr>
          <w:ilvl w:val="0"/>
          <w:numId w:val="48"/>
        </w:numPr>
        <w:spacing w:afterLines="25" w:after="78"/>
        <w:ind w:left="862" w:firstLineChars="0" w:hanging="442"/>
      </w:pPr>
      <w:r>
        <w:rPr>
          <w:rFonts w:hint="eastAsia"/>
        </w:rPr>
        <w:t>鉴权与跳转逻辑：</w:t>
      </w:r>
      <w:ins w:id="19" w:author="t45744" w:date="2026-04-02T22:03:00Z" w16du:dateUtc="2026-04-02T14:03:00Z">
        <w:r w:rsidR="00080B12" w:rsidRPr="00080B12">
          <w:rPr>
            <w:rFonts w:hint="eastAsia"/>
          </w:rPr>
          <w:t>对接</w:t>
        </w:r>
        <w:r w:rsidR="00080B12" w:rsidRPr="00080B12">
          <w:rPr>
            <w:rFonts w:hint="eastAsia"/>
          </w:rPr>
          <w:t xml:space="preserve"> A-5 </w:t>
        </w:r>
        <w:r w:rsidR="00080B12" w:rsidRPr="00080B12">
          <w:rPr>
            <w:rFonts w:hint="eastAsia"/>
          </w:rPr>
          <w:t>模块的用户管理</w:t>
        </w:r>
        <w:r w:rsidR="00080B12" w:rsidRPr="00080B12">
          <w:rPr>
            <w:rFonts w:hint="eastAsia"/>
          </w:rPr>
          <w:t xml:space="preserve"> API</w:t>
        </w:r>
      </w:ins>
      <w:del w:id="20" w:author="t45744" w:date="2026-04-02T22:03:00Z" w16du:dateUtc="2026-04-02T14:03:00Z">
        <w:r w:rsidDel="00080B12">
          <w:rPr>
            <w:rFonts w:hint="eastAsia"/>
          </w:rPr>
          <w:delText>与后端接口</w:delText>
        </w:r>
      </w:del>
      <w:r>
        <w:rPr>
          <w:rFonts w:hint="eastAsia"/>
        </w:rPr>
        <w:t>进行安全通信（密码需加密传输）。验证成功后，</w:t>
      </w:r>
      <w:proofErr w:type="gramStart"/>
      <w:r>
        <w:rPr>
          <w:rFonts w:hint="eastAsia"/>
        </w:rPr>
        <w:t>前端需</w:t>
      </w:r>
      <w:proofErr w:type="gramEnd"/>
      <w:r>
        <w:rPr>
          <w:rFonts w:hint="eastAsia"/>
        </w:rPr>
        <w:t>将后端下发的鉴权凭证（如</w:t>
      </w:r>
      <w:r>
        <w:rPr>
          <w:rFonts w:hint="eastAsia"/>
        </w:rPr>
        <w:t xml:space="preserve"> JWT Token</w:t>
      </w:r>
      <w:r>
        <w:rPr>
          <w:rFonts w:hint="eastAsia"/>
        </w:rPr>
        <w:t>）安全存储于本地（</w:t>
      </w:r>
      <w:proofErr w:type="spellStart"/>
      <w:r>
        <w:rPr>
          <w:rFonts w:hint="eastAsia"/>
        </w:rPr>
        <w:t>LocalStorage</w:t>
      </w:r>
      <w:proofErr w:type="spellEnd"/>
      <w:r>
        <w:rPr>
          <w:rFonts w:hint="eastAsia"/>
        </w:rPr>
        <w:t>/</w:t>
      </w:r>
      <w:proofErr w:type="spellStart"/>
      <w:r>
        <w:rPr>
          <w:rFonts w:hint="eastAsia"/>
        </w:rPr>
        <w:t>SessionStorage</w:t>
      </w:r>
      <w:proofErr w:type="spellEnd"/>
      <w:r>
        <w:rPr>
          <w:rFonts w:hint="eastAsia"/>
        </w:rPr>
        <w:t>），并利用路由守卫拦截后续</w:t>
      </w:r>
      <w:r>
        <w:rPr>
          <w:rFonts w:hint="eastAsia"/>
        </w:rPr>
        <w:t xml:space="preserve"> API </w:t>
      </w:r>
      <w:r>
        <w:rPr>
          <w:rFonts w:hint="eastAsia"/>
        </w:rPr>
        <w:t>访问，随后平滑重定向至</w:t>
      </w:r>
      <w:r>
        <w:rPr>
          <w:rFonts w:hint="eastAsia"/>
        </w:rPr>
        <w:t xml:space="preserve"> A-4 </w:t>
      </w:r>
      <w:r>
        <w:rPr>
          <w:rFonts w:hint="eastAsia"/>
        </w:rPr>
        <w:t>标注工作台主界面。</w:t>
      </w:r>
    </w:p>
    <w:p w14:paraId="5CEF1A9D" w14:textId="1FBECED1" w:rsidR="00A46635" w:rsidRDefault="008E3FAD" w:rsidP="00A46635">
      <w:pPr>
        <w:pStyle w:val="3"/>
        <w:numPr>
          <w:ilvl w:val="2"/>
          <w:numId w:val="2"/>
        </w:numPr>
      </w:pPr>
      <w:bookmarkStart w:id="21" w:name="_Toc225005794"/>
      <w:r w:rsidRPr="008E3FAD">
        <w:t>后台功能调用菜单</w:t>
      </w:r>
      <w:r w:rsidRPr="008E3FAD">
        <w:t>RQ-A-4-90</w:t>
      </w:r>
      <w:bookmarkEnd w:id="21"/>
    </w:p>
    <w:p w14:paraId="5BDCD63F" w14:textId="18925A11" w:rsidR="00EA78A9" w:rsidRDefault="006C53A9" w:rsidP="00EA78A9">
      <w:pPr>
        <w:ind w:firstLineChars="200" w:firstLine="420"/>
      </w:pPr>
      <w:r w:rsidRPr="006C53A9">
        <w:rPr>
          <w:rFonts w:hint="eastAsia"/>
        </w:rPr>
        <w:t>作为用户在执行语音标注任务之外的系统级控制中心，要求各项功能入口集成于一个统一的框架页面</w:t>
      </w:r>
      <w:r w:rsidRPr="006C53A9">
        <w:rPr>
          <w:rFonts w:hint="eastAsia"/>
        </w:rPr>
        <w:lastRenderedPageBreak/>
        <w:t>内，避免用户在多个页面间频繁跳转，降低学习与操作成本</w:t>
      </w:r>
      <w:r w:rsidR="008E3FAD">
        <w:rPr>
          <w:rFonts w:hint="eastAsia"/>
        </w:rPr>
        <w:t>。</w:t>
      </w:r>
    </w:p>
    <w:p w14:paraId="4214073A" w14:textId="02700B21" w:rsidR="00EA78A9" w:rsidRDefault="008E3FAD" w:rsidP="00EA78A9">
      <w:pPr>
        <w:pStyle w:val="4"/>
        <w:numPr>
          <w:ilvl w:val="3"/>
          <w:numId w:val="2"/>
        </w:numPr>
      </w:pPr>
      <w:r w:rsidRPr="008E3FAD">
        <w:t>菜单导航展示</w:t>
      </w:r>
      <w:r w:rsidRPr="008E3FAD">
        <w:t>a4base002</w:t>
      </w:r>
    </w:p>
    <w:p w14:paraId="74FD6694" w14:textId="253B4814" w:rsidR="006C53A9" w:rsidRDefault="006C53A9" w:rsidP="00537052">
      <w:pPr>
        <w:pStyle w:val="a9"/>
        <w:numPr>
          <w:ilvl w:val="0"/>
          <w:numId w:val="49"/>
        </w:numPr>
        <w:spacing w:afterLines="25" w:after="78"/>
        <w:ind w:firstLineChars="0"/>
      </w:pPr>
      <w:r>
        <w:rPr>
          <w:rFonts w:hint="eastAsia"/>
        </w:rPr>
        <w:t>位置与响应式：在系统主界面顶部导航</w:t>
      </w:r>
      <w:proofErr w:type="gramStart"/>
      <w:r>
        <w:rPr>
          <w:rFonts w:hint="eastAsia"/>
        </w:rPr>
        <w:t>栏提供</w:t>
      </w:r>
      <w:proofErr w:type="gramEnd"/>
      <w:r>
        <w:rPr>
          <w:rFonts w:hint="eastAsia"/>
        </w:rPr>
        <w:t>全局菜单导航。</w:t>
      </w:r>
      <w:r w:rsidR="00537052">
        <w:rPr>
          <w:rFonts w:hint="eastAsia"/>
        </w:rPr>
        <w:t>顶部导航</w:t>
      </w:r>
      <w:proofErr w:type="gramStart"/>
      <w:r w:rsidR="00537052">
        <w:rPr>
          <w:rFonts w:hint="eastAsia"/>
        </w:rPr>
        <w:t>栏</w:t>
      </w:r>
      <w:r>
        <w:rPr>
          <w:rFonts w:hint="eastAsia"/>
        </w:rPr>
        <w:t>需支持</w:t>
      </w:r>
      <w:proofErr w:type="gramEnd"/>
      <w:r>
        <w:rPr>
          <w:rFonts w:hint="eastAsia"/>
        </w:rPr>
        <w:t>一键“折叠</w:t>
      </w:r>
      <w:r>
        <w:rPr>
          <w:rFonts w:hint="eastAsia"/>
        </w:rPr>
        <w:t>/</w:t>
      </w:r>
      <w:r>
        <w:rPr>
          <w:rFonts w:hint="eastAsia"/>
        </w:rPr>
        <w:t>展开”，以便在用户进行精密航迹地图校验时，最大化释放屏幕横向显示空间。</w:t>
      </w:r>
    </w:p>
    <w:p w14:paraId="35FC2CAC" w14:textId="7C1C1B45" w:rsidR="006C53A9" w:rsidRDefault="006C53A9" w:rsidP="00537052">
      <w:pPr>
        <w:pStyle w:val="a9"/>
        <w:numPr>
          <w:ilvl w:val="0"/>
          <w:numId w:val="49"/>
        </w:numPr>
        <w:spacing w:afterLines="25" w:after="78"/>
        <w:ind w:left="862" w:firstLineChars="0" w:hanging="442"/>
      </w:pPr>
      <w:r>
        <w:rPr>
          <w:rFonts w:hint="eastAsia"/>
        </w:rPr>
        <w:t>视觉与交互：每个功能</w:t>
      </w:r>
      <w:proofErr w:type="gramStart"/>
      <w:r>
        <w:rPr>
          <w:rFonts w:hint="eastAsia"/>
        </w:rPr>
        <w:t>菜单项需配备</w:t>
      </w:r>
      <w:proofErr w:type="gramEnd"/>
      <w:r>
        <w:rPr>
          <w:rFonts w:hint="eastAsia"/>
        </w:rPr>
        <w:t>辨识度高的语义化图标。当前正处于激活状态的页面对应的菜单项，需呈现明显的高亮视觉效果以指示当前位置。</w:t>
      </w:r>
    </w:p>
    <w:p w14:paraId="15661BD5" w14:textId="0FA3DB43" w:rsidR="00EA78A9" w:rsidRPr="006C53A9" w:rsidRDefault="006C53A9" w:rsidP="00537052">
      <w:pPr>
        <w:pStyle w:val="a9"/>
        <w:numPr>
          <w:ilvl w:val="0"/>
          <w:numId w:val="49"/>
        </w:numPr>
        <w:spacing w:afterLines="25" w:after="78"/>
        <w:ind w:left="862" w:firstLineChars="0" w:hanging="442"/>
      </w:pPr>
      <w:r>
        <w:rPr>
          <w:rFonts w:hint="eastAsia"/>
        </w:rPr>
        <w:t>扩展与权限：菜单组件的设计需具备可扩展性，能够根据登录用户不同的角色权限，动态渲染可见的菜单项</w:t>
      </w:r>
      <w:r w:rsidR="00537052">
        <w:rPr>
          <w:rFonts w:hint="eastAsia"/>
        </w:rPr>
        <w:t>，</w:t>
      </w:r>
      <w:r>
        <w:rPr>
          <w:rFonts w:hint="eastAsia"/>
        </w:rPr>
        <w:t>例如普通</w:t>
      </w:r>
      <w:proofErr w:type="gramStart"/>
      <w:r>
        <w:rPr>
          <w:rFonts w:hint="eastAsia"/>
        </w:rPr>
        <w:t>标注员只</w:t>
      </w:r>
      <w:proofErr w:type="gramEnd"/>
      <w:r>
        <w:rPr>
          <w:rFonts w:hint="eastAsia"/>
        </w:rPr>
        <w:t>看得到“我的导出”，管理员能看到“系统设置”。</w:t>
      </w:r>
    </w:p>
    <w:p w14:paraId="0946731A" w14:textId="3C4BA0A4" w:rsidR="00EA78A9" w:rsidRDefault="00B008DE" w:rsidP="00EA78A9">
      <w:pPr>
        <w:pStyle w:val="4"/>
        <w:numPr>
          <w:ilvl w:val="3"/>
          <w:numId w:val="2"/>
        </w:numPr>
      </w:pPr>
      <w:r w:rsidRPr="00B008DE">
        <w:t>数据导出功能</w:t>
      </w:r>
      <w:r w:rsidRPr="00B008DE">
        <w:t>a4base003</w:t>
      </w:r>
    </w:p>
    <w:p w14:paraId="76BC0330" w14:textId="2B782062" w:rsidR="006C53A9" w:rsidRDefault="006C53A9" w:rsidP="00537052">
      <w:pPr>
        <w:pStyle w:val="a9"/>
        <w:numPr>
          <w:ilvl w:val="0"/>
          <w:numId w:val="50"/>
        </w:numPr>
        <w:spacing w:afterLines="25" w:after="78"/>
        <w:ind w:firstLineChars="0"/>
      </w:pPr>
      <w:r>
        <w:rPr>
          <w:rFonts w:hint="eastAsia"/>
        </w:rPr>
        <w:t>操作入口与配置：在菜单中提供“数据导出”子界面或弹出式模态框。支持用户通过多维</w:t>
      </w:r>
      <w:proofErr w:type="gramStart"/>
      <w:r>
        <w:rPr>
          <w:rFonts w:hint="eastAsia"/>
        </w:rPr>
        <w:t>度条件</w:t>
      </w:r>
      <w:proofErr w:type="gramEnd"/>
      <w:r>
        <w:rPr>
          <w:rFonts w:hint="eastAsia"/>
        </w:rPr>
        <w:t>筛选目标数据</w:t>
      </w:r>
      <w:r w:rsidR="00537052">
        <w:rPr>
          <w:rFonts w:hint="eastAsia"/>
        </w:rPr>
        <w:t>，</w:t>
      </w:r>
      <w:r>
        <w:rPr>
          <w:rFonts w:hint="eastAsia"/>
        </w:rPr>
        <w:t>如按时间日期范围、按特定</w:t>
      </w:r>
      <w:r>
        <w:rPr>
          <w:rFonts w:hint="eastAsia"/>
        </w:rPr>
        <w:t xml:space="preserve"> VHHH </w:t>
      </w:r>
      <w:r>
        <w:rPr>
          <w:rFonts w:hint="eastAsia"/>
        </w:rPr>
        <w:t>航班号等。</w:t>
      </w:r>
    </w:p>
    <w:p w14:paraId="6FA84E9D" w14:textId="10E88166" w:rsidR="006C53A9" w:rsidRDefault="006C53A9" w:rsidP="00537052">
      <w:pPr>
        <w:pStyle w:val="a9"/>
        <w:numPr>
          <w:ilvl w:val="0"/>
          <w:numId w:val="50"/>
        </w:numPr>
        <w:spacing w:afterLines="25" w:after="78"/>
        <w:ind w:left="862" w:firstLineChars="0" w:hanging="442"/>
      </w:pPr>
      <w:r>
        <w:rPr>
          <w:rFonts w:hint="eastAsia"/>
        </w:rPr>
        <w:t>多格式打包支持：支持用户通过下拉菜单选择目标导出格式。</w:t>
      </w:r>
      <w:proofErr w:type="gramStart"/>
      <w:r>
        <w:rPr>
          <w:rFonts w:hint="eastAsia"/>
        </w:rPr>
        <w:t>前端需</w:t>
      </w:r>
      <w:proofErr w:type="gramEnd"/>
      <w:r>
        <w:rPr>
          <w:rFonts w:hint="eastAsia"/>
        </w:rPr>
        <w:t>调用</w:t>
      </w:r>
      <w:r>
        <w:rPr>
          <w:rFonts w:hint="eastAsia"/>
        </w:rPr>
        <w:t xml:space="preserve"> A-5 </w:t>
      </w:r>
      <w:r>
        <w:rPr>
          <w:rFonts w:hint="eastAsia"/>
        </w:rPr>
        <w:t>模块接口，将校对完成的精确语音时间戳（</w:t>
      </w:r>
      <w:r>
        <w:rPr>
          <w:rFonts w:hint="eastAsia"/>
        </w:rPr>
        <w:t>VAD</w:t>
      </w:r>
      <w:r>
        <w:rPr>
          <w:rFonts w:hint="eastAsia"/>
        </w:rPr>
        <w:t>）、人工修正后的</w:t>
      </w:r>
      <w:r>
        <w:rPr>
          <w:rFonts w:hint="eastAsia"/>
        </w:rPr>
        <w:t xml:space="preserve"> ATC </w:t>
      </w:r>
      <w:r>
        <w:rPr>
          <w:rFonts w:hint="eastAsia"/>
        </w:rPr>
        <w:t>标注文本（</w:t>
      </w:r>
      <w:r>
        <w:rPr>
          <w:rFonts w:hint="eastAsia"/>
        </w:rPr>
        <w:t>ASR</w:t>
      </w:r>
      <w:r>
        <w:rPr>
          <w:rFonts w:hint="eastAsia"/>
        </w:rPr>
        <w:t>），以及这些语音片段对应的</w:t>
      </w:r>
      <w:r>
        <w:rPr>
          <w:rFonts w:hint="eastAsia"/>
        </w:rPr>
        <w:t xml:space="preserve"> ADSB </w:t>
      </w:r>
      <w:r>
        <w:rPr>
          <w:rFonts w:hint="eastAsia"/>
        </w:rPr>
        <w:t>航迹坐标和飞行高度</w:t>
      </w:r>
      <w:r>
        <w:rPr>
          <w:rFonts w:hint="eastAsia"/>
        </w:rPr>
        <w:t>/</w:t>
      </w:r>
      <w:r>
        <w:rPr>
          <w:rFonts w:hint="eastAsia"/>
        </w:rPr>
        <w:t>速度数据，序列化为标准的</w:t>
      </w:r>
      <w:r>
        <w:rPr>
          <w:rFonts w:hint="eastAsia"/>
        </w:rPr>
        <w:t xml:space="preserve"> JSON </w:t>
      </w:r>
      <w:r>
        <w:rPr>
          <w:rFonts w:hint="eastAsia"/>
        </w:rPr>
        <w:t>格式或适用于表格查阅的</w:t>
      </w:r>
      <w:r>
        <w:rPr>
          <w:rFonts w:hint="eastAsia"/>
        </w:rPr>
        <w:t xml:space="preserve"> CSV </w:t>
      </w:r>
      <w:r>
        <w:rPr>
          <w:rFonts w:hint="eastAsia"/>
        </w:rPr>
        <w:t>格式文件。</w:t>
      </w:r>
    </w:p>
    <w:p w14:paraId="6EBA732D" w14:textId="26DCCC01" w:rsidR="00EA78A9" w:rsidRPr="006C53A9" w:rsidRDefault="006C53A9" w:rsidP="00537052">
      <w:pPr>
        <w:pStyle w:val="a9"/>
        <w:numPr>
          <w:ilvl w:val="0"/>
          <w:numId w:val="50"/>
        </w:numPr>
        <w:spacing w:afterLines="25" w:after="78"/>
        <w:ind w:left="862" w:firstLineChars="0" w:hanging="442"/>
      </w:pPr>
      <w:r>
        <w:rPr>
          <w:rFonts w:hint="eastAsia"/>
        </w:rPr>
        <w:t>异步下载与提示：由于导出包含音频时间戳和航迹坐标的大型数据</w:t>
      </w:r>
      <w:proofErr w:type="gramStart"/>
      <w:r>
        <w:rPr>
          <w:rFonts w:hint="eastAsia"/>
        </w:rPr>
        <w:t>集可能</w:t>
      </w:r>
      <w:proofErr w:type="gramEnd"/>
      <w:r>
        <w:rPr>
          <w:rFonts w:hint="eastAsia"/>
        </w:rPr>
        <w:t>耗时较长，前端在请求期间</w:t>
      </w:r>
      <w:proofErr w:type="gramStart"/>
      <w:r>
        <w:rPr>
          <w:rFonts w:hint="eastAsia"/>
        </w:rPr>
        <w:t>需展示</w:t>
      </w:r>
      <w:proofErr w:type="gramEnd"/>
      <w:r>
        <w:rPr>
          <w:rFonts w:hint="eastAsia"/>
        </w:rPr>
        <w:t>明确的下载进度条或“数据生成打包中”的视觉提示；下载就绪后触发浏览器原生下载行为，并给出“导出成功”的反馈。</w:t>
      </w:r>
    </w:p>
    <w:p w14:paraId="01E1712C" w14:textId="7B9DF408" w:rsidR="00F329FF" w:rsidRDefault="00B008DE" w:rsidP="00F329FF">
      <w:pPr>
        <w:pStyle w:val="2"/>
        <w:numPr>
          <w:ilvl w:val="1"/>
          <w:numId w:val="2"/>
        </w:numPr>
        <w:rPr>
          <w:rFonts w:ascii="Times New Roman" w:hAnsi="Times New Roman" w:cs="Times New Roman"/>
        </w:rPr>
      </w:pPr>
      <w:bookmarkStart w:id="22" w:name="_Toc225005795"/>
      <w:r w:rsidRPr="00B008DE">
        <w:rPr>
          <w:rFonts w:ascii="Times New Roman" w:hAnsi="Times New Roman" w:cs="Times New Roman"/>
        </w:rPr>
        <w:t>地图航迹展示模块</w:t>
      </w:r>
      <w:bookmarkEnd w:id="22"/>
    </w:p>
    <w:tbl>
      <w:tblPr>
        <w:tblStyle w:val="a7"/>
        <w:tblW w:w="0" w:type="auto"/>
        <w:tblLook w:val="04A0" w:firstRow="1" w:lastRow="0" w:firstColumn="1" w:lastColumn="0" w:noHBand="0" w:noVBand="1"/>
      </w:tblPr>
      <w:tblGrid>
        <w:gridCol w:w="534"/>
        <w:gridCol w:w="992"/>
        <w:gridCol w:w="1843"/>
        <w:gridCol w:w="1701"/>
        <w:gridCol w:w="2833"/>
        <w:gridCol w:w="1951"/>
      </w:tblGrid>
      <w:tr w:rsidR="00EA78A9" w14:paraId="2C534919" w14:textId="77777777" w:rsidTr="00F77C35">
        <w:tc>
          <w:tcPr>
            <w:tcW w:w="1526" w:type="dxa"/>
            <w:gridSpan w:val="2"/>
            <w:shd w:val="clear" w:color="auto" w:fill="BFBFBF" w:themeFill="background1" w:themeFillShade="BF"/>
          </w:tcPr>
          <w:p w14:paraId="40BF6725" w14:textId="77777777" w:rsidR="00EA78A9" w:rsidRPr="00A46635" w:rsidRDefault="00EA78A9" w:rsidP="00F77C35">
            <w:pPr>
              <w:jc w:val="center"/>
              <w:rPr>
                <w:b/>
              </w:rPr>
            </w:pPr>
            <w:r w:rsidRPr="00A46635">
              <w:rPr>
                <w:rFonts w:hint="eastAsia"/>
                <w:b/>
              </w:rPr>
              <w:t>模块名称</w:t>
            </w:r>
          </w:p>
        </w:tc>
        <w:tc>
          <w:tcPr>
            <w:tcW w:w="8328" w:type="dxa"/>
            <w:gridSpan w:val="4"/>
          </w:tcPr>
          <w:p w14:paraId="09E4DF32" w14:textId="2C82E763" w:rsidR="00EA78A9" w:rsidRDefault="00B008DE" w:rsidP="00F77C35">
            <w:r w:rsidRPr="00B008DE">
              <w:t>地图航迹展示模块</w:t>
            </w:r>
          </w:p>
        </w:tc>
      </w:tr>
      <w:tr w:rsidR="00EA78A9" w14:paraId="4C7AEA28" w14:textId="77777777" w:rsidTr="00F77C35">
        <w:tc>
          <w:tcPr>
            <w:tcW w:w="1526" w:type="dxa"/>
            <w:gridSpan w:val="2"/>
            <w:shd w:val="clear" w:color="auto" w:fill="BFBFBF" w:themeFill="background1" w:themeFillShade="BF"/>
          </w:tcPr>
          <w:p w14:paraId="122805F2" w14:textId="77777777" w:rsidR="00EA78A9" w:rsidRPr="00A46635" w:rsidRDefault="00EA78A9" w:rsidP="00F77C35">
            <w:pPr>
              <w:jc w:val="center"/>
              <w:rPr>
                <w:b/>
              </w:rPr>
            </w:pPr>
            <w:r w:rsidRPr="00A46635">
              <w:rPr>
                <w:rFonts w:hint="eastAsia"/>
                <w:b/>
              </w:rPr>
              <w:t>模块简介</w:t>
            </w:r>
          </w:p>
        </w:tc>
        <w:tc>
          <w:tcPr>
            <w:tcW w:w="8328" w:type="dxa"/>
            <w:gridSpan w:val="4"/>
          </w:tcPr>
          <w:p w14:paraId="2478E1CB" w14:textId="578E1AE8" w:rsidR="00EA78A9" w:rsidRDefault="00B008DE" w:rsidP="00F77C35">
            <w:r w:rsidRPr="00B008DE">
              <w:rPr>
                <w:b/>
                <w:bCs/>
              </w:rPr>
              <w:t>基于地图引擎展示静态机场基建、动态飞行器航迹及航空辅助信息</w:t>
            </w:r>
          </w:p>
        </w:tc>
      </w:tr>
      <w:tr w:rsidR="00EA78A9" w14:paraId="21917A4B" w14:textId="77777777" w:rsidTr="00F77C35">
        <w:tc>
          <w:tcPr>
            <w:tcW w:w="9854" w:type="dxa"/>
            <w:gridSpan w:val="6"/>
            <w:shd w:val="clear" w:color="auto" w:fill="BFBFBF" w:themeFill="background1" w:themeFillShade="BF"/>
          </w:tcPr>
          <w:p w14:paraId="2275F054" w14:textId="77777777" w:rsidR="00EA78A9" w:rsidRPr="00A46635" w:rsidRDefault="00EA78A9" w:rsidP="00F77C35">
            <w:pPr>
              <w:jc w:val="center"/>
              <w:rPr>
                <w:b/>
              </w:rPr>
            </w:pPr>
            <w:r w:rsidRPr="00A46635">
              <w:rPr>
                <w:rFonts w:hint="eastAsia"/>
                <w:b/>
              </w:rPr>
              <w:t>模块功能列表</w:t>
            </w:r>
          </w:p>
        </w:tc>
      </w:tr>
      <w:tr w:rsidR="00EA78A9" w14:paraId="3971768B" w14:textId="77777777" w:rsidTr="00F77C35">
        <w:tc>
          <w:tcPr>
            <w:tcW w:w="534" w:type="dxa"/>
            <w:vMerge w:val="restart"/>
            <w:shd w:val="clear" w:color="auto" w:fill="BFBFBF" w:themeFill="background1" w:themeFillShade="BF"/>
            <w:vAlign w:val="center"/>
          </w:tcPr>
          <w:p w14:paraId="650D566D" w14:textId="77777777" w:rsidR="00EA78A9" w:rsidRPr="00A46635" w:rsidRDefault="00EA78A9" w:rsidP="00F77C35">
            <w:pPr>
              <w:jc w:val="center"/>
              <w:rPr>
                <w:b/>
              </w:rPr>
            </w:pPr>
            <w:r w:rsidRPr="00A46635">
              <w:rPr>
                <w:rFonts w:hint="eastAsia"/>
                <w:b/>
              </w:rPr>
              <w:t>序号</w:t>
            </w:r>
          </w:p>
        </w:tc>
        <w:tc>
          <w:tcPr>
            <w:tcW w:w="4536" w:type="dxa"/>
            <w:gridSpan w:val="3"/>
            <w:shd w:val="clear" w:color="auto" w:fill="BFBFBF" w:themeFill="background1" w:themeFillShade="BF"/>
            <w:vAlign w:val="center"/>
          </w:tcPr>
          <w:p w14:paraId="4BB982DE" w14:textId="77777777" w:rsidR="00EA78A9" w:rsidRPr="00A46635" w:rsidRDefault="00EA78A9" w:rsidP="00F77C35">
            <w:pPr>
              <w:jc w:val="center"/>
              <w:rPr>
                <w:b/>
              </w:rPr>
            </w:pPr>
            <w:r w:rsidRPr="00A46635">
              <w:rPr>
                <w:rFonts w:hint="eastAsia"/>
                <w:b/>
              </w:rPr>
              <w:t>一级功能</w:t>
            </w:r>
          </w:p>
        </w:tc>
        <w:tc>
          <w:tcPr>
            <w:tcW w:w="4784" w:type="dxa"/>
            <w:gridSpan w:val="2"/>
            <w:shd w:val="clear" w:color="auto" w:fill="BFBFBF" w:themeFill="background1" w:themeFillShade="BF"/>
            <w:vAlign w:val="center"/>
          </w:tcPr>
          <w:p w14:paraId="26DE4E60" w14:textId="77777777" w:rsidR="00EA78A9" w:rsidRPr="00A46635" w:rsidRDefault="00EA78A9" w:rsidP="00F77C35">
            <w:pPr>
              <w:jc w:val="center"/>
              <w:rPr>
                <w:b/>
              </w:rPr>
            </w:pPr>
            <w:r w:rsidRPr="00A46635">
              <w:rPr>
                <w:rFonts w:hint="eastAsia"/>
                <w:b/>
              </w:rPr>
              <w:t>二级功能</w:t>
            </w:r>
          </w:p>
        </w:tc>
      </w:tr>
      <w:tr w:rsidR="00EA78A9" w14:paraId="55B7D20A" w14:textId="77777777" w:rsidTr="00F77C35">
        <w:tc>
          <w:tcPr>
            <w:tcW w:w="534" w:type="dxa"/>
            <w:vMerge/>
            <w:shd w:val="clear" w:color="auto" w:fill="BFBFBF" w:themeFill="background1" w:themeFillShade="BF"/>
            <w:vAlign w:val="center"/>
          </w:tcPr>
          <w:p w14:paraId="50DD78C7" w14:textId="77777777" w:rsidR="00EA78A9" w:rsidRPr="00A46635" w:rsidRDefault="00EA78A9" w:rsidP="00F77C35">
            <w:pPr>
              <w:jc w:val="center"/>
              <w:rPr>
                <w:b/>
              </w:rPr>
            </w:pPr>
          </w:p>
        </w:tc>
        <w:tc>
          <w:tcPr>
            <w:tcW w:w="2835" w:type="dxa"/>
            <w:gridSpan w:val="2"/>
            <w:shd w:val="clear" w:color="auto" w:fill="BFBFBF" w:themeFill="background1" w:themeFillShade="BF"/>
            <w:vAlign w:val="center"/>
          </w:tcPr>
          <w:p w14:paraId="5B6F52AB" w14:textId="77777777" w:rsidR="00EA78A9" w:rsidRPr="00A46635" w:rsidRDefault="00EA78A9" w:rsidP="00F77C35">
            <w:pPr>
              <w:jc w:val="center"/>
              <w:rPr>
                <w:b/>
              </w:rPr>
            </w:pPr>
            <w:r w:rsidRPr="00A46635">
              <w:rPr>
                <w:rFonts w:hint="eastAsia"/>
                <w:b/>
              </w:rPr>
              <w:t>功能名称</w:t>
            </w:r>
          </w:p>
        </w:tc>
        <w:tc>
          <w:tcPr>
            <w:tcW w:w="1701" w:type="dxa"/>
            <w:shd w:val="clear" w:color="auto" w:fill="BFBFBF" w:themeFill="background1" w:themeFillShade="BF"/>
            <w:vAlign w:val="center"/>
          </w:tcPr>
          <w:p w14:paraId="58C344EF" w14:textId="77777777" w:rsidR="00EA78A9" w:rsidRPr="00A46635" w:rsidRDefault="00EA78A9" w:rsidP="00F77C35">
            <w:pPr>
              <w:jc w:val="center"/>
              <w:rPr>
                <w:b/>
              </w:rPr>
            </w:pPr>
            <w:r w:rsidRPr="00A46635">
              <w:rPr>
                <w:rFonts w:hint="eastAsia"/>
                <w:b/>
              </w:rPr>
              <w:t>功能编号</w:t>
            </w:r>
          </w:p>
        </w:tc>
        <w:tc>
          <w:tcPr>
            <w:tcW w:w="2833" w:type="dxa"/>
            <w:shd w:val="clear" w:color="auto" w:fill="BFBFBF" w:themeFill="background1" w:themeFillShade="BF"/>
            <w:vAlign w:val="center"/>
          </w:tcPr>
          <w:p w14:paraId="5638645B" w14:textId="77777777" w:rsidR="00EA78A9" w:rsidRPr="00A46635" w:rsidRDefault="00EA78A9" w:rsidP="00F77C35">
            <w:pPr>
              <w:jc w:val="center"/>
              <w:rPr>
                <w:b/>
              </w:rPr>
            </w:pPr>
            <w:r w:rsidRPr="00A46635">
              <w:rPr>
                <w:rFonts w:hint="eastAsia"/>
                <w:b/>
              </w:rPr>
              <w:t>功能名称</w:t>
            </w:r>
          </w:p>
        </w:tc>
        <w:tc>
          <w:tcPr>
            <w:tcW w:w="1951" w:type="dxa"/>
            <w:shd w:val="clear" w:color="auto" w:fill="BFBFBF" w:themeFill="background1" w:themeFillShade="BF"/>
            <w:vAlign w:val="center"/>
          </w:tcPr>
          <w:p w14:paraId="4C6EE79A" w14:textId="77777777" w:rsidR="00EA78A9" w:rsidRPr="00A46635" w:rsidRDefault="00EA78A9" w:rsidP="00F77C35">
            <w:pPr>
              <w:jc w:val="center"/>
              <w:rPr>
                <w:b/>
              </w:rPr>
            </w:pPr>
            <w:r w:rsidRPr="00A46635">
              <w:rPr>
                <w:rFonts w:hint="eastAsia"/>
                <w:b/>
              </w:rPr>
              <w:t>功能编号</w:t>
            </w:r>
          </w:p>
        </w:tc>
      </w:tr>
      <w:tr w:rsidR="00EA78A9" w14:paraId="720BF5F8" w14:textId="77777777" w:rsidTr="00F77C35">
        <w:tc>
          <w:tcPr>
            <w:tcW w:w="534" w:type="dxa"/>
            <w:vAlign w:val="center"/>
          </w:tcPr>
          <w:p w14:paraId="0801B456" w14:textId="77777777" w:rsidR="00EA78A9" w:rsidRDefault="00EA78A9" w:rsidP="00F77C35">
            <w:pPr>
              <w:jc w:val="center"/>
            </w:pPr>
            <w:r>
              <w:rPr>
                <w:rFonts w:hint="eastAsia"/>
              </w:rPr>
              <w:t>1</w:t>
            </w:r>
          </w:p>
        </w:tc>
        <w:tc>
          <w:tcPr>
            <w:tcW w:w="2835" w:type="dxa"/>
            <w:gridSpan w:val="2"/>
            <w:vAlign w:val="center"/>
          </w:tcPr>
          <w:p w14:paraId="446FED88" w14:textId="7C265E1F" w:rsidR="00EA78A9" w:rsidRDefault="00B008DE" w:rsidP="00F77C35">
            <w:pPr>
              <w:jc w:val="center"/>
            </w:pPr>
            <w:r w:rsidRPr="00B008DE">
              <w:t>静态信息显示</w:t>
            </w:r>
          </w:p>
        </w:tc>
        <w:tc>
          <w:tcPr>
            <w:tcW w:w="1701" w:type="dxa"/>
            <w:vAlign w:val="center"/>
          </w:tcPr>
          <w:p w14:paraId="14F84D48" w14:textId="569C9438" w:rsidR="00EA78A9" w:rsidRDefault="00B008DE" w:rsidP="00F77C35">
            <w:pPr>
              <w:jc w:val="center"/>
            </w:pPr>
            <w:r w:rsidRPr="00B008DE">
              <w:t>RQ-A-4-20</w:t>
            </w:r>
          </w:p>
        </w:tc>
        <w:tc>
          <w:tcPr>
            <w:tcW w:w="2833" w:type="dxa"/>
            <w:vAlign w:val="center"/>
          </w:tcPr>
          <w:p w14:paraId="14B97297" w14:textId="27178BBF" w:rsidR="00EA78A9" w:rsidRDefault="00B008DE" w:rsidP="00F77C35">
            <w:pPr>
              <w:jc w:val="center"/>
            </w:pPr>
            <w:r w:rsidRPr="00B008DE">
              <w:t>VHHH</w:t>
            </w:r>
            <w:r w:rsidRPr="00B008DE">
              <w:t>跑道与滑行道</w:t>
            </w:r>
          </w:p>
        </w:tc>
        <w:tc>
          <w:tcPr>
            <w:tcW w:w="1951" w:type="dxa"/>
            <w:vAlign w:val="center"/>
          </w:tcPr>
          <w:p w14:paraId="296DBD82" w14:textId="70FD86D1" w:rsidR="00EA78A9" w:rsidRDefault="00B008DE" w:rsidP="00F77C35">
            <w:pPr>
              <w:jc w:val="center"/>
            </w:pPr>
            <w:r w:rsidRPr="00B008DE">
              <w:t>a4map001</w:t>
            </w:r>
          </w:p>
        </w:tc>
      </w:tr>
      <w:tr w:rsidR="00EA78A9" w14:paraId="38C245F7" w14:textId="77777777" w:rsidTr="00F77C35">
        <w:tc>
          <w:tcPr>
            <w:tcW w:w="534" w:type="dxa"/>
            <w:vAlign w:val="center"/>
          </w:tcPr>
          <w:p w14:paraId="4FE831D0" w14:textId="77777777" w:rsidR="00EA78A9" w:rsidRDefault="00EA78A9" w:rsidP="00F77C35">
            <w:pPr>
              <w:jc w:val="center"/>
            </w:pPr>
            <w:r>
              <w:rPr>
                <w:rFonts w:hint="eastAsia"/>
              </w:rPr>
              <w:t>2</w:t>
            </w:r>
          </w:p>
        </w:tc>
        <w:tc>
          <w:tcPr>
            <w:tcW w:w="2835" w:type="dxa"/>
            <w:gridSpan w:val="2"/>
            <w:vAlign w:val="center"/>
          </w:tcPr>
          <w:p w14:paraId="19CBE92F" w14:textId="57AC4254" w:rsidR="00EA78A9" w:rsidRDefault="00B008DE" w:rsidP="00F77C35">
            <w:pPr>
              <w:jc w:val="center"/>
            </w:pPr>
            <w:r w:rsidRPr="00B008DE">
              <w:t>动态航迹显示</w:t>
            </w:r>
          </w:p>
        </w:tc>
        <w:tc>
          <w:tcPr>
            <w:tcW w:w="1701" w:type="dxa"/>
            <w:vAlign w:val="center"/>
          </w:tcPr>
          <w:p w14:paraId="3EBD63C6" w14:textId="0C2D71D9" w:rsidR="00EA78A9" w:rsidRDefault="00B008DE" w:rsidP="00F77C35">
            <w:pPr>
              <w:jc w:val="center"/>
            </w:pPr>
            <w:r w:rsidRPr="00B008DE">
              <w:t>RQ-A-4-30</w:t>
            </w:r>
          </w:p>
        </w:tc>
        <w:tc>
          <w:tcPr>
            <w:tcW w:w="2833" w:type="dxa"/>
            <w:vAlign w:val="center"/>
          </w:tcPr>
          <w:p w14:paraId="02A98983" w14:textId="4C27D4CD" w:rsidR="00EA78A9" w:rsidRDefault="00B008DE" w:rsidP="00F77C35">
            <w:pPr>
              <w:jc w:val="center"/>
            </w:pPr>
            <w:r w:rsidRPr="00B008DE">
              <w:t>航班位置与轨迹</w:t>
            </w:r>
          </w:p>
        </w:tc>
        <w:tc>
          <w:tcPr>
            <w:tcW w:w="1951" w:type="dxa"/>
            <w:vAlign w:val="center"/>
          </w:tcPr>
          <w:p w14:paraId="3D0D0D41" w14:textId="396B5E4B" w:rsidR="00EA78A9" w:rsidRDefault="00B008DE" w:rsidP="00F77C35">
            <w:pPr>
              <w:jc w:val="center"/>
            </w:pPr>
            <w:r w:rsidRPr="00B008DE">
              <w:t>a4map00</w:t>
            </w:r>
            <w:r>
              <w:rPr>
                <w:rFonts w:hint="eastAsia"/>
              </w:rPr>
              <w:t>2</w:t>
            </w:r>
          </w:p>
        </w:tc>
      </w:tr>
      <w:tr w:rsidR="00EA78A9" w14:paraId="57BE09F8" w14:textId="77777777" w:rsidTr="00F77C35">
        <w:tc>
          <w:tcPr>
            <w:tcW w:w="534" w:type="dxa"/>
            <w:vAlign w:val="center"/>
          </w:tcPr>
          <w:p w14:paraId="1002ECED" w14:textId="77777777" w:rsidR="00EA78A9" w:rsidRDefault="00EA78A9" w:rsidP="00F77C35">
            <w:pPr>
              <w:jc w:val="center"/>
            </w:pPr>
            <w:r>
              <w:rPr>
                <w:rFonts w:hint="eastAsia"/>
              </w:rPr>
              <w:t>3</w:t>
            </w:r>
          </w:p>
        </w:tc>
        <w:tc>
          <w:tcPr>
            <w:tcW w:w="2835" w:type="dxa"/>
            <w:gridSpan w:val="2"/>
            <w:vAlign w:val="center"/>
          </w:tcPr>
          <w:p w14:paraId="5B47EB8E" w14:textId="69A85FAA" w:rsidR="00EA78A9" w:rsidRDefault="00B008DE" w:rsidP="00F77C35">
            <w:pPr>
              <w:jc w:val="center"/>
            </w:pPr>
            <w:r w:rsidRPr="00B008DE">
              <w:t>辅助信息显示</w:t>
            </w:r>
          </w:p>
        </w:tc>
        <w:tc>
          <w:tcPr>
            <w:tcW w:w="1701" w:type="dxa"/>
            <w:vAlign w:val="center"/>
          </w:tcPr>
          <w:p w14:paraId="71248DE9" w14:textId="50FC7750" w:rsidR="00EA78A9" w:rsidRDefault="00B008DE" w:rsidP="00F77C35">
            <w:pPr>
              <w:jc w:val="center"/>
            </w:pPr>
            <w:r w:rsidRPr="00B008DE">
              <w:t>RQ-A-4-80</w:t>
            </w:r>
          </w:p>
        </w:tc>
        <w:tc>
          <w:tcPr>
            <w:tcW w:w="2833" w:type="dxa"/>
            <w:vAlign w:val="center"/>
          </w:tcPr>
          <w:p w14:paraId="22650FFE" w14:textId="5F28C855" w:rsidR="00EA78A9" w:rsidRDefault="00B008DE" w:rsidP="00F77C35">
            <w:pPr>
              <w:jc w:val="center"/>
            </w:pPr>
            <w:r w:rsidRPr="00B008DE">
              <w:t>常用地标与航线</w:t>
            </w:r>
          </w:p>
        </w:tc>
        <w:tc>
          <w:tcPr>
            <w:tcW w:w="1951" w:type="dxa"/>
            <w:vAlign w:val="center"/>
          </w:tcPr>
          <w:p w14:paraId="1A234FED" w14:textId="51887E4B" w:rsidR="00EA78A9" w:rsidRDefault="00B008DE" w:rsidP="00F77C35">
            <w:pPr>
              <w:jc w:val="center"/>
            </w:pPr>
            <w:r w:rsidRPr="00B008DE">
              <w:t>a4map00</w:t>
            </w:r>
            <w:r>
              <w:rPr>
                <w:rFonts w:hint="eastAsia"/>
              </w:rPr>
              <w:t>3</w:t>
            </w:r>
          </w:p>
        </w:tc>
      </w:tr>
      <w:tr w:rsidR="00EA78A9" w14:paraId="014BE153" w14:textId="77777777" w:rsidTr="00F77C35">
        <w:tc>
          <w:tcPr>
            <w:tcW w:w="534" w:type="dxa"/>
            <w:vAlign w:val="center"/>
          </w:tcPr>
          <w:p w14:paraId="309144E3" w14:textId="43314795" w:rsidR="00EA78A9" w:rsidRDefault="00B008DE" w:rsidP="00F77C35">
            <w:pPr>
              <w:jc w:val="center"/>
            </w:pPr>
            <w:r>
              <w:rPr>
                <w:rFonts w:hint="eastAsia"/>
              </w:rPr>
              <w:t>-</w:t>
            </w:r>
          </w:p>
        </w:tc>
        <w:tc>
          <w:tcPr>
            <w:tcW w:w="2835" w:type="dxa"/>
            <w:gridSpan w:val="2"/>
            <w:vAlign w:val="center"/>
          </w:tcPr>
          <w:p w14:paraId="500C917B" w14:textId="5493FB24" w:rsidR="00EA78A9" w:rsidRDefault="00B008DE" w:rsidP="00F77C35">
            <w:pPr>
              <w:jc w:val="center"/>
            </w:pPr>
            <w:r>
              <w:rPr>
                <w:rFonts w:hint="eastAsia"/>
              </w:rPr>
              <w:t>-</w:t>
            </w:r>
          </w:p>
        </w:tc>
        <w:tc>
          <w:tcPr>
            <w:tcW w:w="1701" w:type="dxa"/>
            <w:vAlign w:val="center"/>
          </w:tcPr>
          <w:p w14:paraId="0D35ED6F" w14:textId="4C167004" w:rsidR="00EA78A9" w:rsidRDefault="00B008DE" w:rsidP="00F77C35">
            <w:pPr>
              <w:jc w:val="center"/>
            </w:pPr>
            <w:r>
              <w:rPr>
                <w:rFonts w:hint="eastAsia"/>
              </w:rPr>
              <w:t>-</w:t>
            </w:r>
          </w:p>
        </w:tc>
        <w:tc>
          <w:tcPr>
            <w:tcW w:w="2833" w:type="dxa"/>
            <w:vAlign w:val="center"/>
          </w:tcPr>
          <w:p w14:paraId="68E27551" w14:textId="3E8374ED" w:rsidR="00EA78A9" w:rsidRDefault="00B008DE" w:rsidP="00F77C35">
            <w:pPr>
              <w:jc w:val="center"/>
            </w:pPr>
            <w:proofErr w:type="gramStart"/>
            <w:r w:rsidRPr="00B008DE">
              <w:t>航司简字</w:t>
            </w:r>
            <w:proofErr w:type="gramEnd"/>
            <w:r w:rsidRPr="00B008DE">
              <w:t>呼号对照</w:t>
            </w:r>
          </w:p>
        </w:tc>
        <w:tc>
          <w:tcPr>
            <w:tcW w:w="1951" w:type="dxa"/>
            <w:vAlign w:val="center"/>
          </w:tcPr>
          <w:p w14:paraId="52BB94E4" w14:textId="433F9457" w:rsidR="00EA78A9" w:rsidRDefault="00B008DE" w:rsidP="00F77C35">
            <w:pPr>
              <w:jc w:val="center"/>
            </w:pPr>
            <w:r w:rsidRPr="00B008DE">
              <w:t>a4map00</w:t>
            </w:r>
            <w:r>
              <w:rPr>
                <w:rFonts w:hint="eastAsia"/>
              </w:rPr>
              <w:t>4</w:t>
            </w:r>
          </w:p>
        </w:tc>
      </w:tr>
    </w:tbl>
    <w:p w14:paraId="570FCF3E" w14:textId="77777777" w:rsidR="00A46635" w:rsidRDefault="00A46635" w:rsidP="00A46635"/>
    <w:p w14:paraId="148E702B" w14:textId="3E187E1E" w:rsidR="00EA78A9" w:rsidRDefault="00B008DE" w:rsidP="00EA78A9">
      <w:pPr>
        <w:pStyle w:val="3"/>
        <w:numPr>
          <w:ilvl w:val="2"/>
          <w:numId w:val="2"/>
        </w:numPr>
      </w:pPr>
      <w:bookmarkStart w:id="23" w:name="_Toc225005796"/>
      <w:r w:rsidRPr="00B008DE">
        <w:t>静态信息显示</w:t>
      </w:r>
      <w:r w:rsidRPr="00B008DE">
        <w:t>RQ-A-4-20</w:t>
      </w:r>
      <w:bookmarkEnd w:id="23"/>
    </w:p>
    <w:p w14:paraId="3771DD1D" w14:textId="7599CEEB" w:rsidR="00EA78A9" w:rsidRDefault="006C53A9" w:rsidP="00EA78A9">
      <w:pPr>
        <w:ind w:firstLineChars="200" w:firstLine="420"/>
      </w:pPr>
      <w:r w:rsidRPr="006C53A9">
        <w:rPr>
          <w:rFonts w:hint="eastAsia"/>
        </w:rPr>
        <w:t>该功能旨在通过高精度的矢量数据呈现机场及周边静态物理环境，确保地图缩放时的清晰度与准确性</w:t>
      </w:r>
      <w:r w:rsidR="00B008DE">
        <w:rPr>
          <w:rFonts w:hint="eastAsia"/>
        </w:rPr>
        <w:t>。</w:t>
      </w:r>
    </w:p>
    <w:p w14:paraId="263C83EB" w14:textId="1DC364C2" w:rsidR="00EA78A9" w:rsidRDefault="00B008DE" w:rsidP="00EA78A9">
      <w:pPr>
        <w:pStyle w:val="4"/>
        <w:numPr>
          <w:ilvl w:val="3"/>
          <w:numId w:val="2"/>
        </w:numPr>
      </w:pPr>
      <w:r w:rsidRPr="00B008DE">
        <w:lastRenderedPageBreak/>
        <w:t>VHHH</w:t>
      </w:r>
      <w:r w:rsidRPr="00B008DE">
        <w:t>跑道与滑行道</w:t>
      </w:r>
      <w:r w:rsidRPr="00B008DE">
        <w:t>a4map001</w:t>
      </w:r>
    </w:p>
    <w:p w14:paraId="7B5953C5" w14:textId="5527B863" w:rsidR="006C53A9" w:rsidRDefault="006C53A9" w:rsidP="00537052">
      <w:pPr>
        <w:pStyle w:val="a9"/>
        <w:numPr>
          <w:ilvl w:val="0"/>
          <w:numId w:val="51"/>
        </w:numPr>
        <w:spacing w:afterLines="25" w:after="78"/>
        <w:ind w:firstLineChars="0"/>
      </w:pPr>
      <w:r>
        <w:rPr>
          <w:rFonts w:hint="eastAsia"/>
        </w:rPr>
        <w:t>矢量底图渲染：</w:t>
      </w:r>
      <w:ins w:id="24" w:author="t45744" w:date="2026-04-02T22:04:00Z" w16du:dateUtc="2026-04-02T14:04:00Z">
        <w:r w:rsidR="00080B12" w:rsidRPr="00080B12">
          <w:rPr>
            <w:rFonts w:hint="eastAsia"/>
          </w:rPr>
          <w:t>获取</w:t>
        </w:r>
        <w:r w:rsidR="00080B12" w:rsidRPr="00080B12">
          <w:rPr>
            <w:rFonts w:hint="eastAsia"/>
          </w:rPr>
          <w:t xml:space="preserve"> A-5 </w:t>
        </w:r>
        <w:r w:rsidR="00080B12" w:rsidRPr="00080B12">
          <w:rPr>
            <w:rFonts w:hint="eastAsia"/>
          </w:rPr>
          <w:t>模块存储的</w:t>
        </w:r>
        <w:r w:rsidR="00080B12" w:rsidRPr="00080B12">
          <w:rPr>
            <w:rFonts w:hint="eastAsia"/>
          </w:rPr>
          <w:t xml:space="preserve"> VSP </w:t>
        </w:r>
        <w:r w:rsidR="00080B12" w:rsidRPr="00080B12">
          <w:rPr>
            <w:rFonts w:hint="eastAsia"/>
          </w:rPr>
          <w:t>静态底图数据</w:t>
        </w:r>
      </w:ins>
      <w:del w:id="25" w:author="t45744" w:date="2026-04-02T22:04:00Z" w16du:dateUtc="2026-04-02T14:04:00Z">
        <w:r w:rsidDel="00080B12">
          <w:rPr>
            <w:rFonts w:hint="eastAsia"/>
          </w:rPr>
          <w:delText>系统需加载并解析</w:delText>
        </w:r>
        <w:r w:rsidDel="00080B12">
          <w:rPr>
            <w:rFonts w:hint="eastAsia"/>
          </w:rPr>
          <w:delText xml:space="preserve"> VHHH </w:delText>
        </w:r>
        <w:r w:rsidDel="00080B12">
          <w:rPr>
            <w:rFonts w:hint="eastAsia"/>
          </w:rPr>
          <w:delText>机场的底图数据</w:delText>
        </w:r>
      </w:del>
      <w:r>
        <w:rPr>
          <w:rFonts w:hint="eastAsia"/>
        </w:rPr>
        <w:t>，</w:t>
      </w:r>
      <w:ins w:id="26" w:author="t45744" w:date="2026-04-02T22:05:00Z" w16du:dateUtc="2026-04-02T14:05:00Z">
        <w:r w:rsidR="00080B12">
          <w:rPr>
            <w:rFonts w:hint="eastAsia"/>
          </w:rPr>
          <w:t>加载并</w:t>
        </w:r>
      </w:ins>
      <w:r>
        <w:rPr>
          <w:rFonts w:hint="eastAsia"/>
        </w:rPr>
        <w:t>精准绘制跑道（如</w:t>
      </w:r>
      <w:r>
        <w:rPr>
          <w:rFonts w:hint="eastAsia"/>
        </w:rPr>
        <w:t xml:space="preserve"> 07L/25R</w:t>
      </w:r>
      <w:r>
        <w:rPr>
          <w:rFonts w:hint="eastAsia"/>
        </w:rPr>
        <w:t>、</w:t>
      </w:r>
      <w:r>
        <w:rPr>
          <w:rFonts w:hint="eastAsia"/>
        </w:rPr>
        <w:t>07R/25L</w:t>
      </w:r>
      <w:r>
        <w:rPr>
          <w:rFonts w:hint="eastAsia"/>
        </w:rPr>
        <w:t>）、滑行道网络、停机坪区域以及核心的物理航路点。</w:t>
      </w:r>
    </w:p>
    <w:p w14:paraId="2CEFA80D" w14:textId="08CA2871" w:rsidR="006C53A9" w:rsidRDefault="006C53A9" w:rsidP="00537052">
      <w:pPr>
        <w:pStyle w:val="a9"/>
        <w:numPr>
          <w:ilvl w:val="0"/>
          <w:numId w:val="51"/>
        </w:numPr>
        <w:spacing w:afterLines="25" w:after="78"/>
        <w:ind w:left="862" w:firstLineChars="0" w:hanging="442"/>
      </w:pPr>
      <w:r>
        <w:rPr>
          <w:rFonts w:hint="eastAsia"/>
        </w:rPr>
        <w:t>LOD</w:t>
      </w:r>
      <w:r>
        <w:rPr>
          <w:rFonts w:hint="eastAsia"/>
        </w:rPr>
        <w:t>（细节级别）响应式显示：静态信息的展示需与地图的</w:t>
      </w:r>
      <w:proofErr w:type="gramStart"/>
      <w:r>
        <w:rPr>
          <w:rFonts w:hint="eastAsia"/>
        </w:rPr>
        <w:t>缩放级相</w:t>
      </w:r>
      <w:proofErr w:type="gramEnd"/>
      <w:r>
        <w:rPr>
          <w:rFonts w:hint="eastAsia"/>
        </w:rPr>
        <w:t>绑定。在宏观视角下仅显示机场轮廓与跑道主干；随着用户放大地图，需平滑渐进式地渲染出滑行道编号、停机位编号等具体细节，避免全局视野下的信息过载与标注重叠。</w:t>
      </w:r>
    </w:p>
    <w:p w14:paraId="7A9D94CD" w14:textId="0420A1BA" w:rsidR="00EA78A9" w:rsidRDefault="006C53A9" w:rsidP="00537052">
      <w:pPr>
        <w:pStyle w:val="a9"/>
        <w:numPr>
          <w:ilvl w:val="0"/>
          <w:numId w:val="51"/>
        </w:numPr>
        <w:spacing w:afterLines="25" w:after="78"/>
        <w:ind w:left="862" w:firstLineChars="0" w:hanging="442"/>
      </w:pPr>
      <w:proofErr w:type="gramStart"/>
      <w:r>
        <w:rPr>
          <w:rFonts w:hint="eastAsia"/>
        </w:rPr>
        <w:t>图层样式</w:t>
      </w:r>
      <w:proofErr w:type="gramEnd"/>
      <w:r>
        <w:rPr>
          <w:rFonts w:hint="eastAsia"/>
        </w:rPr>
        <w:t>定制：为降低对上层高亮航迹的视觉干扰，静态底图建议采用暗色调或低饱和度的专业航空图纸样式</w:t>
      </w:r>
      <w:r w:rsidR="00537052">
        <w:rPr>
          <w:rFonts w:hint="eastAsia"/>
        </w:rPr>
        <w:t>，</w:t>
      </w:r>
      <w:r>
        <w:rPr>
          <w:rFonts w:hint="eastAsia"/>
        </w:rPr>
        <w:t>如经典的深蓝</w:t>
      </w:r>
      <w:r>
        <w:rPr>
          <w:rFonts w:hint="eastAsia"/>
        </w:rPr>
        <w:t>/</w:t>
      </w:r>
      <w:r>
        <w:rPr>
          <w:rFonts w:hint="eastAsia"/>
        </w:rPr>
        <w:t>灰黑配色底图</w:t>
      </w:r>
      <w:r w:rsidR="00B008DE" w:rsidRPr="00B008DE">
        <w:t>。</w:t>
      </w:r>
    </w:p>
    <w:p w14:paraId="3CFB7002" w14:textId="33CE089F" w:rsidR="00EA78A9" w:rsidRDefault="00B008DE" w:rsidP="00EA78A9">
      <w:pPr>
        <w:pStyle w:val="3"/>
        <w:numPr>
          <w:ilvl w:val="2"/>
          <w:numId w:val="2"/>
        </w:numPr>
      </w:pPr>
      <w:bookmarkStart w:id="27" w:name="_Toc225005797"/>
      <w:r w:rsidRPr="00B008DE">
        <w:t>动态航迹显示</w:t>
      </w:r>
      <w:r w:rsidRPr="00B008DE">
        <w:t>RQ-A-4-30</w:t>
      </w:r>
      <w:bookmarkEnd w:id="27"/>
    </w:p>
    <w:p w14:paraId="1504E242" w14:textId="70C61D61" w:rsidR="00EA78A9" w:rsidRPr="00B008DE" w:rsidRDefault="006C53A9" w:rsidP="00B008DE">
      <w:pPr>
        <w:ind w:firstLineChars="200" w:firstLine="420"/>
      </w:pPr>
      <w:r w:rsidRPr="006C53A9">
        <w:rPr>
          <w:rFonts w:hint="eastAsia"/>
        </w:rPr>
        <w:t>本功能是打通“空间与时间”的关键节点。要求前端能够实时响应或</w:t>
      </w:r>
      <w:proofErr w:type="gramStart"/>
      <w:r w:rsidRPr="006C53A9">
        <w:rPr>
          <w:rFonts w:hint="eastAsia"/>
        </w:rPr>
        <w:t>按时间轴同步</w:t>
      </w:r>
      <w:proofErr w:type="gramEnd"/>
      <w:r w:rsidRPr="006C53A9">
        <w:rPr>
          <w:rFonts w:hint="eastAsia"/>
        </w:rPr>
        <w:t>重绘海量的</w:t>
      </w:r>
      <w:r w:rsidRPr="006C53A9">
        <w:rPr>
          <w:rFonts w:hint="eastAsia"/>
        </w:rPr>
        <w:t xml:space="preserve"> ADSB </w:t>
      </w:r>
      <w:r w:rsidRPr="006C53A9">
        <w:rPr>
          <w:rFonts w:hint="eastAsia"/>
        </w:rPr>
        <w:t>坐标点，再现真实的空中交通态势</w:t>
      </w:r>
      <w:r w:rsidR="00B008DE">
        <w:rPr>
          <w:rFonts w:hint="eastAsia"/>
        </w:rPr>
        <w:t>。</w:t>
      </w:r>
    </w:p>
    <w:p w14:paraId="7768B62B" w14:textId="43FF976B" w:rsidR="00EA78A9" w:rsidRDefault="00B008DE" w:rsidP="00EA78A9">
      <w:pPr>
        <w:pStyle w:val="4"/>
        <w:numPr>
          <w:ilvl w:val="3"/>
          <w:numId w:val="2"/>
        </w:numPr>
      </w:pPr>
      <w:r w:rsidRPr="00B008DE">
        <w:t>航班位置与轨迹</w:t>
      </w:r>
      <w:r w:rsidRPr="00B008DE">
        <w:t>a4map002</w:t>
      </w:r>
    </w:p>
    <w:p w14:paraId="262A22F4" w14:textId="29824188" w:rsidR="006C53A9" w:rsidRDefault="006C53A9" w:rsidP="00537052">
      <w:pPr>
        <w:pStyle w:val="a9"/>
        <w:numPr>
          <w:ilvl w:val="0"/>
          <w:numId w:val="52"/>
        </w:numPr>
        <w:spacing w:afterLines="25" w:after="78"/>
        <w:ind w:firstLineChars="0"/>
      </w:pPr>
      <w:r>
        <w:rPr>
          <w:rFonts w:hint="eastAsia"/>
        </w:rPr>
        <w:t>动态图标与姿态：</w:t>
      </w:r>
      <w:ins w:id="28" w:author="t45744" w:date="2026-04-02T22:06:00Z" w16du:dateUtc="2026-04-02T14:06:00Z">
        <w:r w:rsidR="00080B12" w:rsidRPr="00080B12">
          <w:rPr>
            <w:rFonts w:hint="eastAsia"/>
          </w:rPr>
          <w:t>明确依赖</w:t>
        </w:r>
        <w:r w:rsidR="00080B12" w:rsidRPr="00080B12">
          <w:rPr>
            <w:rFonts w:hint="eastAsia"/>
          </w:rPr>
          <w:t xml:space="preserve"> A-5 </w:t>
        </w:r>
        <w:r w:rsidR="00080B12" w:rsidRPr="00080B12">
          <w:rPr>
            <w:rFonts w:hint="eastAsia"/>
          </w:rPr>
          <w:t>模块下发（底层由</w:t>
        </w:r>
        <w:r w:rsidR="00080B12" w:rsidRPr="00080B12">
          <w:rPr>
            <w:rFonts w:hint="eastAsia"/>
          </w:rPr>
          <w:t xml:space="preserve"> A-1 </w:t>
        </w:r>
        <w:r w:rsidR="00080B12" w:rsidRPr="00080B12">
          <w:rPr>
            <w:rFonts w:hint="eastAsia"/>
          </w:rPr>
          <w:t>采集）的</w:t>
        </w:r>
        <w:r w:rsidR="00080B12" w:rsidRPr="00080B12">
          <w:rPr>
            <w:rFonts w:hint="eastAsia"/>
          </w:rPr>
          <w:t xml:space="preserve"> ADSB </w:t>
        </w:r>
        <w:r w:rsidR="00080B12" w:rsidRPr="00080B12">
          <w:rPr>
            <w:rFonts w:hint="eastAsia"/>
          </w:rPr>
          <w:t>实时与历史数据流。</w:t>
        </w:r>
      </w:ins>
      <w:r>
        <w:rPr>
          <w:rFonts w:hint="eastAsia"/>
        </w:rPr>
        <w:t>根据</w:t>
      </w:r>
      <w:r>
        <w:rPr>
          <w:rFonts w:hint="eastAsia"/>
        </w:rPr>
        <w:t xml:space="preserve"> ADSB </w:t>
      </w:r>
      <w:r>
        <w:rPr>
          <w:rFonts w:hint="eastAsia"/>
        </w:rPr>
        <w:t>数据中的经纬度和航向角，在地图上渲染对应的飞机图标，并实时旋转图标角度以反映飞机的真实机头朝向。</w:t>
      </w:r>
    </w:p>
    <w:p w14:paraId="40AA439E" w14:textId="77777777" w:rsidR="006C53A9" w:rsidRDefault="006C53A9" w:rsidP="00537052">
      <w:pPr>
        <w:pStyle w:val="a9"/>
        <w:numPr>
          <w:ilvl w:val="0"/>
          <w:numId w:val="52"/>
        </w:numPr>
        <w:spacing w:afterLines="25" w:after="78"/>
        <w:ind w:left="862" w:firstLineChars="0" w:hanging="442"/>
      </w:pPr>
      <w:r>
        <w:rPr>
          <w:rFonts w:hint="eastAsia"/>
        </w:rPr>
        <w:t>历史轨迹线绘制：在飞机图标后方需连带渲染出该航班的历史飞行轨迹线。轨迹线可采用“渐变淡出”的视觉效果（如尾迹云效果），以明确指示飞机的飞行方向与运动趋势。</w:t>
      </w:r>
    </w:p>
    <w:p w14:paraId="579C3213" w14:textId="32B18CDF" w:rsidR="006C53A9" w:rsidRDefault="006C53A9" w:rsidP="00537052">
      <w:pPr>
        <w:pStyle w:val="a9"/>
        <w:numPr>
          <w:ilvl w:val="0"/>
          <w:numId w:val="52"/>
        </w:numPr>
        <w:spacing w:afterLines="25" w:after="78"/>
        <w:ind w:left="862" w:firstLineChars="0" w:hanging="442"/>
      </w:pPr>
      <w:r>
        <w:rPr>
          <w:rFonts w:hint="eastAsia"/>
        </w:rPr>
        <w:t>交互式信息气</w:t>
      </w:r>
      <w:r w:rsidR="00F25D28">
        <w:rPr>
          <w:rFonts w:hint="eastAsia"/>
        </w:rPr>
        <w:t>：</w:t>
      </w:r>
      <w:r>
        <w:rPr>
          <w:rFonts w:hint="eastAsia"/>
        </w:rPr>
        <w:t>支持鼠标悬停与点击交互。当鼠标悬停于飞机图标上时，需弹出轻量级的信息面板，实时展示该航班的关键</w:t>
      </w:r>
      <w:r>
        <w:rPr>
          <w:rFonts w:hint="eastAsia"/>
        </w:rPr>
        <w:t xml:space="preserve"> ADSB </w:t>
      </w:r>
      <w:r>
        <w:rPr>
          <w:rFonts w:hint="eastAsia"/>
        </w:rPr>
        <w:t>字段：航班号</w:t>
      </w:r>
      <w:r>
        <w:rPr>
          <w:rFonts w:hint="eastAsia"/>
        </w:rPr>
        <w:t>/</w:t>
      </w:r>
      <w:r>
        <w:rPr>
          <w:rFonts w:hint="eastAsia"/>
        </w:rPr>
        <w:t>呼号、当前高度、地速及机型等。</w:t>
      </w:r>
    </w:p>
    <w:p w14:paraId="072198AB" w14:textId="565DBF5F" w:rsidR="00EA78A9" w:rsidRDefault="006C53A9" w:rsidP="00537052">
      <w:pPr>
        <w:pStyle w:val="a9"/>
        <w:numPr>
          <w:ilvl w:val="0"/>
          <w:numId w:val="52"/>
        </w:numPr>
        <w:spacing w:afterLines="25" w:after="78"/>
        <w:ind w:left="862" w:firstLineChars="0" w:hanging="442"/>
        <w:rPr>
          <w:ins w:id="29" w:author="t45744" w:date="2026-04-02T22:05:00Z" w16du:dateUtc="2026-04-02T14:05:00Z"/>
        </w:rPr>
      </w:pPr>
      <w:r>
        <w:rPr>
          <w:rFonts w:hint="eastAsia"/>
        </w:rPr>
        <w:t>渲染性能保障：针对</w:t>
      </w:r>
      <w:r>
        <w:rPr>
          <w:rFonts w:hint="eastAsia"/>
        </w:rPr>
        <w:t xml:space="preserve"> VHHH </w:t>
      </w:r>
      <w:r>
        <w:rPr>
          <w:rFonts w:hint="eastAsia"/>
        </w:rPr>
        <w:t>机场的高密度空域特征，</w:t>
      </w:r>
      <w:proofErr w:type="gramStart"/>
      <w:r>
        <w:rPr>
          <w:rFonts w:hint="eastAsia"/>
        </w:rPr>
        <w:t>前端需</w:t>
      </w:r>
      <w:proofErr w:type="gramEnd"/>
      <w:r>
        <w:rPr>
          <w:rFonts w:hint="eastAsia"/>
        </w:rPr>
        <w:t>采用</w:t>
      </w:r>
      <w:r>
        <w:rPr>
          <w:rFonts w:hint="eastAsia"/>
        </w:rPr>
        <w:t xml:space="preserve"> Canvas </w:t>
      </w:r>
      <w:r>
        <w:rPr>
          <w:rFonts w:hint="eastAsia"/>
        </w:rPr>
        <w:t>或</w:t>
      </w:r>
      <w:r>
        <w:rPr>
          <w:rFonts w:hint="eastAsia"/>
        </w:rPr>
        <w:t xml:space="preserve"> WebGL </w:t>
      </w:r>
      <w:r>
        <w:rPr>
          <w:rFonts w:hint="eastAsia"/>
        </w:rPr>
        <w:t>技术进行</w:t>
      </w:r>
      <w:proofErr w:type="gramStart"/>
      <w:r>
        <w:rPr>
          <w:rFonts w:hint="eastAsia"/>
        </w:rPr>
        <w:t>航迹图层的</w:t>
      </w:r>
      <w:proofErr w:type="gramEnd"/>
      <w:r>
        <w:rPr>
          <w:rFonts w:hint="eastAsia"/>
        </w:rPr>
        <w:t>批量渲染，确保在同时显示几十乃至上百架飞机及轨迹时，页面不卡顿、拖拽平滑</w:t>
      </w:r>
      <w:r w:rsidR="00B008DE" w:rsidRPr="00B008DE">
        <w:t>。</w:t>
      </w:r>
    </w:p>
    <w:p w14:paraId="1EB946C0" w14:textId="5D3DE389" w:rsidR="00080B12" w:rsidRDefault="00080B12" w:rsidP="00537052">
      <w:pPr>
        <w:pStyle w:val="a9"/>
        <w:numPr>
          <w:ilvl w:val="0"/>
          <w:numId w:val="52"/>
        </w:numPr>
        <w:spacing w:afterLines="25" w:after="78"/>
        <w:ind w:left="862" w:firstLineChars="0" w:hanging="442"/>
      </w:pPr>
      <w:proofErr w:type="gramStart"/>
      <w:ins w:id="30" w:author="t45744" w:date="2026-04-02T22:05:00Z" w16du:dateUtc="2026-04-02T14:05:00Z">
        <w:r w:rsidRPr="00080B12">
          <w:rPr>
            <w:rFonts w:hint="eastAsia"/>
          </w:rPr>
          <w:t>图层绝对</w:t>
        </w:r>
        <w:proofErr w:type="gramEnd"/>
        <w:r w:rsidRPr="00080B12">
          <w:rPr>
            <w:rFonts w:hint="eastAsia"/>
          </w:rPr>
          <w:t>优先级设定：系统需严格</w:t>
        </w:r>
        <w:proofErr w:type="gramStart"/>
        <w:r w:rsidRPr="00080B12">
          <w:rPr>
            <w:rFonts w:hint="eastAsia"/>
          </w:rPr>
          <w:t>规定图层渲染</w:t>
        </w:r>
        <w:proofErr w:type="gramEnd"/>
        <w:r w:rsidRPr="00080B12">
          <w:rPr>
            <w:rFonts w:hint="eastAsia"/>
          </w:rPr>
          <w:t>优先级。在整个地图层级体系中，目标飞机图标及动态航迹必须拥有绝对的最高渲染层级（</w:t>
        </w:r>
        <w:r w:rsidRPr="00080B12">
          <w:rPr>
            <w:rFonts w:hint="eastAsia"/>
          </w:rPr>
          <w:t>Z-index</w:t>
        </w:r>
        <w:r w:rsidRPr="00080B12">
          <w:rPr>
            <w:rFonts w:hint="eastAsia"/>
          </w:rPr>
          <w:t>），不受任何静态元素的干扰。</w:t>
        </w:r>
      </w:ins>
    </w:p>
    <w:p w14:paraId="6D277564" w14:textId="19B59B18" w:rsidR="00B008DE" w:rsidRDefault="00B008DE" w:rsidP="00B008DE">
      <w:pPr>
        <w:pStyle w:val="3"/>
        <w:numPr>
          <w:ilvl w:val="2"/>
          <w:numId w:val="2"/>
        </w:numPr>
      </w:pPr>
      <w:bookmarkStart w:id="31" w:name="_Toc225005798"/>
      <w:r w:rsidRPr="00B008DE">
        <w:t>辅助信息显示</w:t>
      </w:r>
      <w:r w:rsidRPr="00B008DE">
        <w:t>RQ-A-4-80</w:t>
      </w:r>
      <w:bookmarkEnd w:id="31"/>
    </w:p>
    <w:p w14:paraId="1DCF6AF3" w14:textId="1FD36A01" w:rsidR="00B008DE" w:rsidRPr="00B008DE" w:rsidRDefault="006C53A9" w:rsidP="00B008DE">
      <w:pPr>
        <w:ind w:firstLineChars="200" w:firstLine="420"/>
      </w:pPr>
      <w:r w:rsidRPr="006C53A9">
        <w:rPr>
          <w:rFonts w:hint="eastAsia"/>
        </w:rPr>
        <w:t>为提升数据标注人员对地空通话（如管制员发出的偏航、直飞等指令）的理解与校验效率，需在地图周边按需提供专业的航空情报（</w:t>
      </w:r>
      <w:r w:rsidRPr="006C53A9">
        <w:rPr>
          <w:rFonts w:hint="eastAsia"/>
        </w:rPr>
        <w:t>AIP/VSP</w:t>
      </w:r>
      <w:r w:rsidRPr="006C53A9">
        <w:rPr>
          <w:rFonts w:hint="eastAsia"/>
        </w:rPr>
        <w:t>）辅助支持</w:t>
      </w:r>
      <w:r w:rsidR="00B008DE">
        <w:rPr>
          <w:rFonts w:hint="eastAsia"/>
        </w:rPr>
        <w:t>。</w:t>
      </w:r>
    </w:p>
    <w:p w14:paraId="3946BC3A" w14:textId="2146E6A5" w:rsidR="00B008DE" w:rsidRDefault="00B008DE" w:rsidP="00B008DE">
      <w:pPr>
        <w:pStyle w:val="4"/>
        <w:numPr>
          <w:ilvl w:val="3"/>
          <w:numId w:val="2"/>
        </w:numPr>
      </w:pPr>
      <w:r w:rsidRPr="00B008DE">
        <w:t>常用地标与航线</w:t>
      </w:r>
      <w:r w:rsidRPr="00B008DE">
        <w:t>a4map003</w:t>
      </w:r>
    </w:p>
    <w:p w14:paraId="198F157C" w14:textId="4115674F" w:rsidR="006C53A9" w:rsidRDefault="006C53A9" w:rsidP="00F25D28">
      <w:pPr>
        <w:pStyle w:val="a9"/>
        <w:numPr>
          <w:ilvl w:val="0"/>
          <w:numId w:val="53"/>
        </w:numPr>
        <w:spacing w:afterLines="25" w:after="78"/>
        <w:ind w:firstLineChars="0"/>
        <w:rPr>
          <w:ins w:id="32" w:author="t45744" w:date="2026-04-02T22:06:00Z" w16du:dateUtc="2026-04-02T14:06:00Z"/>
        </w:rPr>
      </w:pPr>
      <w:proofErr w:type="gramStart"/>
      <w:r>
        <w:rPr>
          <w:rFonts w:hint="eastAsia"/>
        </w:rPr>
        <w:t>自定义图层控制</w:t>
      </w:r>
      <w:proofErr w:type="gramEnd"/>
      <w:r>
        <w:rPr>
          <w:rFonts w:hint="eastAsia"/>
        </w:rPr>
        <w:t>：在地图界面边缘提供一个“图层管理器”控件。用户可</w:t>
      </w:r>
      <w:proofErr w:type="gramStart"/>
      <w:r>
        <w:rPr>
          <w:rFonts w:hint="eastAsia"/>
        </w:rPr>
        <w:t>通过勾选复选框</w:t>
      </w:r>
      <w:proofErr w:type="gramEnd"/>
      <w:r>
        <w:rPr>
          <w:rFonts w:hint="eastAsia"/>
        </w:rPr>
        <w:t>，自由决定是否在当前底图上叠加显示特定的辅助图层</w:t>
      </w:r>
      <w:r w:rsidR="00F25D28">
        <w:rPr>
          <w:rFonts w:hint="eastAsia"/>
        </w:rPr>
        <w:t>，</w:t>
      </w:r>
      <w:r>
        <w:rPr>
          <w:rFonts w:hint="eastAsia"/>
        </w:rPr>
        <w:t>如常用地标点图层、</w:t>
      </w:r>
      <w:r>
        <w:rPr>
          <w:rFonts w:hint="eastAsia"/>
        </w:rPr>
        <w:t xml:space="preserve">SID </w:t>
      </w:r>
      <w:r>
        <w:rPr>
          <w:rFonts w:hint="eastAsia"/>
        </w:rPr>
        <w:t>标准离场航线图层、</w:t>
      </w:r>
      <w:r>
        <w:rPr>
          <w:rFonts w:hint="eastAsia"/>
        </w:rPr>
        <w:t xml:space="preserve">STAR </w:t>
      </w:r>
      <w:r>
        <w:rPr>
          <w:rFonts w:hint="eastAsia"/>
        </w:rPr>
        <w:t>标准进场航线图层。</w:t>
      </w:r>
    </w:p>
    <w:p w14:paraId="6B4BD512" w14:textId="6A97ADF0" w:rsidR="00080B12" w:rsidRDefault="00080B12" w:rsidP="00F25D28">
      <w:pPr>
        <w:pStyle w:val="a9"/>
        <w:numPr>
          <w:ilvl w:val="0"/>
          <w:numId w:val="53"/>
        </w:numPr>
        <w:spacing w:afterLines="25" w:after="78"/>
        <w:ind w:firstLineChars="0"/>
      </w:pPr>
      <w:ins w:id="33" w:author="t45744" w:date="2026-04-02T22:06:00Z" w16du:dateUtc="2026-04-02T14:06:00Z">
        <w:r w:rsidRPr="00080B12">
          <w:rPr>
            <w:rFonts w:hint="eastAsia"/>
          </w:rPr>
          <w:lastRenderedPageBreak/>
          <w:t>智能防碰撞渲染（文本避让逻辑）：</w:t>
        </w:r>
        <w:proofErr w:type="gramStart"/>
        <w:r w:rsidRPr="00080B12">
          <w:rPr>
            <w:rFonts w:hint="eastAsia"/>
          </w:rPr>
          <w:t>前端需内置</w:t>
        </w:r>
        <w:proofErr w:type="gramEnd"/>
        <w:r w:rsidRPr="00080B12">
          <w:rPr>
            <w:rFonts w:hint="eastAsia"/>
          </w:rPr>
          <w:t>文本防碰撞（</w:t>
        </w:r>
        <w:r w:rsidRPr="00080B12">
          <w:rPr>
            <w:rFonts w:hint="eastAsia"/>
          </w:rPr>
          <w:t>Collision Detection</w:t>
        </w:r>
        <w:r w:rsidRPr="00080B12">
          <w:rPr>
            <w:rFonts w:hint="eastAsia"/>
          </w:rPr>
          <w:t>）逻辑。</w:t>
        </w:r>
        <w:proofErr w:type="gramStart"/>
        <w:r w:rsidRPr="00080B12">
          <w:rPr>
            <w:rFonts w:hint="eastAsia"/>
          </w:rPr>
          <w:t>当地图</w:t>
        </w:r>
        <w:proofErr w:type="gramEnd"/>
        <w:r w:rsidRPr="00080B12">
          <w:rPr>
            <w:rFonts w:hint="eastAsia"/>
          </w:rPr>
          <w:t>引擎检测到静态辅助文本（如地标、航路点标签）与目标飞机的实时航迹发生重叠时，必须强制触发内置文本的向外侧偏移、透明度衰减或自动隐藏。严格确保在任何地图缩放级别下，内置文本绝不能遮挡和干扰目标飞机图标及其航迹，保障核心业务数据的清晰可读。</w:t>
        </w:r>
      </w:ins>
    </w:p>
    <w:p w14:paraId="5967B627" w14:textId="71045BD1" w:rsidR="00B008DE" w:rsidRDefault="00B008DE" w:rsidP="00B008DE">
      <w:pPr>
        <w:pStyle w:val="4"/>
        <w:numPr>
          <w:ilvl w:val="3"/>
          <w:numId w:val="2"/>
        </w:numPr>
      </w:pPr>
      <w:proofErr w:type="gramStart"/>
      <w:r w:rsidRPr="00B008DE">
        <w:t>航司简字</w:t>
      </w:r>
      <w:proofErr w:type="gramEnd"/>
      <w:r w:rsidRPr="00B008DE">
        <w:t>呼号对照</w:t>
      </w:r>
      <w:r w:rsidRPr="00B008DE">
        <w:t>a4map004</w:t>
      </w:r>
    </w:p>
    <w:p w14:paraId="2053E081" w14:textId="49520F01" w:rsidR="006C53A9" w:rsidRDefault="006C53A9" w:rsidP="00F25D28">
      <w:pPr>
        <w:pStyle w:val="a9"/>
        <w:numPr>
          <w:ilvl w:val="0"/>
          <w:numId w:val="54"/>
        </w:numPr>
        <w:spacing w:afterLines="25" w:after="78"/>
        <w:ind w:firstLineChars="0"/>
      </w:pPr>
      <w:r>
        <w:rPr>
          <w:rFonts w:hint="eastAsia"/>
        </w:rPr>
        <w:t>独立查询面板：在系统主界面的</w:t>
      </w:r>
      <w:proofErr w:type="gramStart"/>
      <w:r>
        <w:rPr>
          <w:rFonts w:hint="eastAsia"/>
        </w:rPr>
        <w:t>侧边栏或</w:t>
      </w:r>
      <w:proofErr w:type="gramEnd"/>
      <w:r>
        <w:rPr>
          <w:rFonts w:hint="eastAsia"/>
        </w:rPr>
        <w:t>提供一个可拖拽的悬浮窗口，专门用于展示“航空公司简字”与“无线电呼号”映射字典。</w:t>
      </w:r>
    </w:p>
    <w:p w14:paraId="6BB7C144" w14:textId="3AB7CF38" w:rsidR="00B008DE" w:rsidRPr="00B008DE" w:rsidRDefault="006C53A9" w:rsidP="00F25D28">
      <w:pPr>
        <w:pStyle w:val="a9"/>
        <w:numPr>
          <w:ilvl w:val="0"/>
          <w:numId w:val="54"/>
        </w:numPr>
        <w:spacing w:afterLines="25" w:after="78"/>
        <w:ind w:left="862" w:firstLineChars="0" w:hanging="442"/>
      </w:pPr>
      <w:r>
        <w:rPr>
          <w:rFonts w:hint="eastAsia"/>
        </w:rPr>
        <w:t>模糊搜索功能：面板顶部需提供一个全局搜索框。当标注人员在录音中听到模糊的呼号发音时，可通过输入拼音、英文</w:t>
      </w:r>
      <w:proofErr w:type="gramStart"/>
      <w:r>
        <w:rPr>
          <w:rFonts w:hint="eastAsia"/>
        </w:rPr>
        <w:t>字母或航司</w:t>
      </w:r>
      <w:proofErr w:type="gramEnd"/>
      <w:r>
        <w:rPr>
          <w:rFonts w:hint="eastAsia"/>
        </w:rPr>
        <w:t>代码进行实时模糊匹配过滤，迅速锁定可能的航班归属，极大提升人工校对的准确率</w:t>
      </w:r>
      <w:r w:rsidR="00B008DE" w:rsidRPr="00B008DE">
        <w:t>。</w:t>
      </w:r>
    </w:p>
    <w:p w14:paraId="037E4B5D" w14:textId="263B95B1" w:rsidR="00B008DE" w:rsidRDefault="00B008DE" w:rsidP="00B008DE">
      <w:pPr>
        <w:pStyle w:val="2"/>
        <w:numPr>
          <w:ilvl w:val="1"/>
          <w:numId w:val="2"/>
        </w:numPr>
        <w:rPr>
          <w:rFonts w:ascii="Times New Roman" w:hAnsi="Times New Roman" w:cs="Times New Roman"/>
        </w:rPr>
      </w:pPr>
      <w:bookmarkStart w:id="34" w:name="_Toc225005799"/>
      <w:r w:rsidRPr="00B008DE">
        <w:rPr>
          <w:rFonts w:ascii="Times New Roman" w:hAnsi="Times New Roman" w:cs="Times New Roman"/>
        </w:rPr>
        <w:t>音频标注与漫游模块</w:t>
      </w:r>
      <w:bookmarkEnd w:id="34"/>
    </w:p>
    <w:tbl>
      <w:tblPr>
        <w:tblStyle w:val="a7"/>
        <w:tblW w:w="0" w:type="auto"/>
        <w:tblLook w:val="04A0" w:firstRow="1" w:lastRow="0" w:firstColumn="1" w:lastColumn="0" w:noHBand="0" w:noVBand="1"/>
      </w:tblPr>
      <w:tblGrid>
        <w:gridCol w:w="534"/>
        <w:gridCol w:w="992"/>
        <w:gridCol w:w="1843"/>
        <w:gridCol w:w="1701"/>
        <w:gridCol w:w="2833"/>
        <w:gridCol w:w="1951"/>
      </w:tblGrid>
      <w:tr w:rsidR="00B008DE" w14:paraId="28DDC421" w14:textId="77777777" w:rsidTr="002452CB">
        <w:tc>
          <w:tcPr>
            <w:tcW w:w="1526" w:type="dxa"/>
            <w:gridSpan w:val="2"/>
            <w:shd w:val="clear" w:color="auto" w:fill="BFBFBF" w:themeFill="background1" w:themeFillShade="BF"/>
          </w:tcPr>
          <w:p w14:paraId="1F1DD36D" w14:textId="77777777" w:rsidR="00B008DE" w:rsidRPr="00A46635" w:rsidRDefault="00B008DE" w:rsidP="002452CB">
            <w:pPr>
              <w:jc w:val="center"/>
              <w:rPr>
                <w:b/>
              </w:rPr>
            </w:pPr>
            <w:r w:rsidRPr="00A46635">
              <w:rPr>
                <w:rFonts w:hint="eastAsia"/>
                <w:b/>
              </w:rPr>
              <w:t>模块名称</w:t>
            </w:r>
          </w:p>
        </w:tc>
        <w:tc>
          <w:tcPr>
            <w:tcW w:w="8328" w:type="dxa"/>
            <w:gridSpan w:val="4"/>
          </w:tcPr>
          <w:p w14:paraId="5644CF9E" w14:textId="2726265A" w:rsidR="00B008DE" w:rsidRDefault="00B008DE" w:rsidP="002452CB">
            <w:r w:rsidRPr="00B008DE">
              <w:t>音频标注与漫游模块</w:t>
            </w:r>
          </w:p>
        </w:tc>
      </w:tr>
      <w:tr w:rsidR="00B008DE" w14:paraId="6BA1E18E" w14:textId="77777777" w:rsidTr="002452CB">
        <w:tc>
          <w:tcPr>
            <w:tcW w:w="1526" w:type="dxa"/>
            <w:gridSpan w:val="2"/>
            <w:shd w:val="clear" w:color="auto" w:fill="BFBFBF" w:themeFill="background1" w:themeFillShade="BF"/>
          </w:tcPr>
          <w:p w14:paraId="5EB9F6C2" w14:textId="77777777" w:rsidR="00B008DE" w:rsidRPr="00A46635" w:rsidRDefault="00B008DE" w:rsidP="002452CB">
            <w:pPr>
              <w:jc w:val="center"/>
              <w:rPr>
                <w:b/>
              </w:rPr>
            </w:pPr>
            <w:r w:rsidRPr="00A46635">
              <w:rPr>
                <w:rFonts w:hint="eastAsia"/>
                <w:b/>
              </w:rPr>
              <w:t>模块简介</w:t>
            </w:r>
          </w:p>
        </w:tc>
        <w:tc>
          <w:tcPr>
            <w:tcW w:w="8328" w:type="dxa"/>
            <w:gridSpan w:val="4"/>
          </w:tcPr>
          <w:p w14:paraId="1F3C6957" w14:textId="13AE81AD" w:rsidR="00B008DE" w:rsidRPr="00801A55" w:rsidRDefault="00B008DE" w:rsidP="002452CB">
            <w:r w:rsidRPr="00801A55">
              <w:t>音频波形渲染、</w:t>
            </w:r>
            <w:r w:rsidRPr="00801A55">
              <w:t>AI</w:t>
            </w:r>
            <w:r w:rsidRPr="00801A55">
              <w:t>预处理文本展示、人工编辑修改及核心的时空同步联动功能</w:t>
            </w:r>
          </w:p>
        </w:tc>
      </w:tr>
      <w:tr w:rsidR="00B008DE" w14:paraId="6E96AB33" w14:textId="77777777" w:rsidTr="002452CB">
        <w:tc>
          <w:tcPr>
            <w:tcW w:w="9854" w:type="dxa"/>
            <w:gridSpan w:val="6"/>
            <w:shd w:val="clear" w:color="auto" w:fill="BFBFBF" w:themeFill="background1" w:themeFillShade="BF"/>
          </w:tcPr>
          <w:p w14:paraId="3C56F235" w14:textId="77777777" w:rsidR="00B008DE" w:rsidRPr="00A46635" w:rsidRDefault="00B008DE" w:rsidP="002452CB">
            <w:pPr>
              <w:jc w:val="center"/>
              <w:rPr>
                <w:b/>
              </w:rPr>
            </w:pPr>
            <w:r w:rsidRPr="00A46635">
              <w:rPr>
                <w:rFonts w:hint="eastAsia"/>
                <w:b/>
              </w:rPr>
              <w:t>模块功能列表</w:t>
            </w:r>
          </w:p>
        </w:tc>
      </w:tr>
      <w:tr w:rsidR="00B008DE" w14:paraId="6CD8965D" w14:textId="77777777" w:rsidTr="002452CB">
        <w:tc>
          <w:tcPr>
            <w:tcW w:w="534" w:type="dxa"/>
            <w:vMerge w:val="restart"/>
            <w:shd w:val="clear" w:color="auto" w:fill="BFBFBF" w:themeFill="background1" w:themeFillShade="BF"/>
            <w:vAlign w:val="center"/>
          </w:tcPr>
          <w:p w14:paraId="2532BC77" w14:textId="77777777" w:rsidR="00B008DE" w:rsidRPr="00A46635" w:rsidRDefault="00B008DE" w:rsidP="002452CB">
            <w:pPr>
              <w:jc w:val="center"/>
              <w:rPr>
                <w:b/>
              </w:rPr>
            </w:pPr>
            <w:r w:rsidRPr="00A46635">
              <w:rPr>
                <w:rFonts w:hint="eastAsia"/>
                <w:b/>
              </w:rPr>
              <w:t>序号</w:t>
            </w:r>
          </w:p>
        </w:tc>
        <w:tc>
          <w:tcPr>
            <w:tcW w:w="4536" w:type="dxa"/>
            <w:gridSpan w:val="3"/>
            <w:shd w:val="clear" w:color="auto" w:fill="BFBFBF" w:themeFill="background1" w:themeFillShade="BF"/>
            <w:vAlign w:val="center"/>
          </w:tcPr>
          <w:p w14:paraId="2674DB4D" w14:textId="77777777" w:rsidR="00B008DE" w:rsidRPr="00A46635" w:rsidRDefault="00B008DE" w:rsidP="002452CB">
            <w:pPr>
              <w:jc w:val="center"/>
              <w:rPr>
                <w:b/>
              </w:rPr>
            </w:pPr>
            <w:r w:rsidRPr="00A46635">
              <w:rPr>
                <w:rFonts w:hint="eastAsia"/>
                <w:b/>
              </w:rPr>
              <w:t>一级功能</w:t>
            </w:r>
          </w:p>
        </w:tc>
        <w:tc>
          <w:tcPr>
            <w:tcW w:w="4784" w:type="dxa"/>
            <w:gridSpan w:val="2"/>
            <w:shd w:val="clear" w:color="auto" w:fill="BFBFBF" w:themeFill="background1" w:themeFillShade="BF"/>
            <w:vAlign w:val="center"/>
          </w:tcPr>
          <w:p w14:paraId="6C0DEA0B" w14:textId="77777777" w:rsidR="00B008DE" w:rsidRPr="00A46635" w:rsidRDefault="00B008DE" w:rsidP="002452CB">
            <w:pPr>
              <w:jc w:val="center"/>
              <w:rPr>
                <w:b/>
              </w:rPr>
            </w:pPr>
            <w:r w:rsidRPr="00A46635">
              <w:rPr>
                <w:rFonts w:hint="eastAsia"/>
                <w:b/>
              </w:rPr>
              <w:t>二级功能</w:t>
            </w:r>
          </w:p>
        </w:tc>
      </w:tr>
      <w:tr w:rsidR="00B008DE" w14:paraId="3DE05ABE" w14:textId="77777777" w:rsidTr="002452CB">
        <w:tc>
          <w:tcPr>
            <w:tcW w:w="534" w:type="dxa"/>
            <w:vMerge/>
            <w:shd w:val="clear" w:color="auto" w:fill="BFBFBF" w:themeFill="background1" w:themeFillShade="BF"/>
            <w:vAlign w:val="center"/>
          </w:tcPr>
          <w:p w14:paraId="4C0D5D0E" w14:textId="77777777" w:rsidR="00B008DE" w:rsidRPr="00A46635" w:rsidRDefault="00B008DE" w:rsidP="002452CB">
            <w:pPr>
              <w:jc w:val="center"/>
              <w:rPr>
                <w:b/>
              </w:rPr>
            </w:pPr>
          </w:p>
        </w:tc>
        <w:tc>
          <w:tcPr>
            <w:tcW w:w="2835" w:type="dxa"/>
            <w:gridSpan w:val="2"/>
            <w:shd w:val="clear" w:color="auto" w:fill="BFBFBF" w:themeFill="background1" w:themeFillShade="BF"/>
            <w:vAlign w:val="center"/>
          </w:tcPr>
          <w:p w14:paraId="37B7B1E3" w14:textId="77777777" w:rsidR="00B008DE" w:rsidRPr="00A46635" w:rsidRDefault="00B008DE" w:rsidP="002452CB">
            <w:pPr>
              <w:jc w:val="center"/>
              <w:rPr>
                <w:b/>
              </w:rPr>
            </w:pPr>
            <w:r w:rsidRPr="00A46635">
              <w:rPr>
                <w:rFonts w:hint="eastAsia"/>
                <w:b/>
              </w:rPr>
              <w:t>功能名称</w:t>
            </w:r>
          </w:p>
        </w:tc>
        <w:tc>
          <w:tcPr>
            <w:tcW w:w="1701" w:type="dxa"/>
            <w:shd w:val="clear" w:color="auto" w:fill="BFBFBF" w:themeFill="background1" w:themeFillShade="BF"/>
            <w:vAlign w:val="center"/>
          </w:tcPr>
          <w:p w14:paraId="1D30161A" w14:textId="77777777" w:rsidR="00B008DE" w:rsidRPr="00A46635" w:rsidRDefault="00B008DE" w:rsidP="002452CB">
            <w:pPr>
              <w:jc w:val="center"/>
              <w:rPr>
                <w:b/>
              </w:rPr>
            </w:pPr>
            <w:r w:rsidRPr="00A46635">
              <w:rPr>
                <w:rFonts w:hint="eastAsia"/>
                <w:b/>
              </w:rPr>
              <w:t>功能编号</w:t>
            </w:r>
          </w:p>
        </w:tc>
        <w:tc>
          <w:tcPr>
            <w:tcW w:w="2833" w:type="dxa"/>
            <w:shd w:val="clear" w:color="auto" w:fill="BFBFBF" w:themeFill="background1" w:themeFillShade="BF"/>
            <w:vAlign w:val="center"/>
          </w:tcPr>
          <w:p w14:paraId="58CCA59B" w14:textId="77777777" w:rsidR="00B008DE" w:rsidRPr="00A46635" w:rsidRDefault="00B008DE" w:rsidP="002452CB">
            <w:pPr>
              <w:jc w:val="center"/>
              <w:rPr>
                <w:b/>
              </w:rPr>
            </w:pPr>
            <w:r w:rsidRPr="00A46635">
              <w:rPr>
                <w:rFonts w:hint="eastAsia"/>
                <w:b/>
              </w:rPr>
              <w:t>功能名称</w:t>
            </w:r>
          </w:p>
        </w:tc>
        <w:tc>
          <w:tcPr>
            <w:tcW w:w="1951" w:type="dxa"/>
            <w:shd w:val="clear" w:color="auto" w:fill="BFBFBF" w:themeFill="background1" w:themeFillShade="BF"/>
            <w:vAlign w:val="center"/>
          </w:tcPr>
          <w:p w14:paraId="3DFA140F" w14:textId="77777777" w:rsidR="00B008DE" w:rsidRPr="00A46635" w:rsidRDefault="00B008DE" w:rsidP="002452CB">
            <w:pPr>
              <w:jc w:val="center"/>
              <w:rPr>
                <w:b/>
              </w:rPr>
            </w:pPr>
            <w:r w:rsidRPr="00A46635">
              <w:rPr>
                <w:rFonts w:hint="eastAsia"/>
                <w:b/>
              </w:rPr>
              <w:t>功能编号</w:t>
            </w:r>
          </w:p>
        </w:tc>
      </w:tr>
      <w:tr w:rsidR="00801A55" w14:paraId="75C59300" w14:textId="77777777" w:rsidTr="009A2ECE">
        <w:tc>
          <w:tcPr>
            <w:tcW w:w="534" w:type="dxa"/>
            <w:vAlign w:val="bottom"/>
          </w:tcPr>
          <w:p w14:paraId="6305F5F3" w14:textId="174D87FA" w:rsidR="00801A55" w:rsidRDefault="00801A55" w:rsidP="00801A55">
            <w:pPr>
              <w:jc w:val="center"/>
            </w:pPr>
            <w:r w:rsidRPr="00801A55">
              <w:t>1</w:t>
            </w:r>
          </w:p>
        </w:tc>
        <w:tc>
          <w:tcPr>
            <w:tcW w:w="2835" w:type="dxa"/>
            <w:gridSpan w:val="2"/>
            <w:vAlign w:val="bottom"/>
          </w:tcPr>
          <w:p w14:paraId="76B95DB1" w14:textId="31FA608E" w:rsidR="00801A55" w:rsidRDefault="00801A55" w:rsidP="00801A55">
            <w:pPr>
              <w:jc w:val="center"/>
            </w:pPr>
            <w:r w:rsidRPr="00801A55">
              <w:t>音视频</w:t>
            </w:r>
            <w:proofErr w:type="gramStart"/>
            <w:r w:rsidRPr="00801A55">
              <w:t>流展示</w:t>
            </w:r>
            <w:proofErr w:type="gramEnd"/>
          </w:p>
        </w:tc>
        <w:tc>
          <w:tcPr>
            <w:tcW w:w="1701" w:type="dxa"/>
            <w:vAlign w:val="bottom"/>
          </w:tcPr>
          <w:p w14:paraId="404C3727" w14:textId="3D884826" w:rsidR="00801A55" w:rsidRDefault="00801A55" w:rsidP="00801A55">
            <w:pPr>
              <w:jc w:val="center"/>
            </w:pPr>
            <w:r w:rsidRPr="00801A55">
              <w:t>RQ-A-4-40</w:t>
            </w:r>
          </w:p>
        </w:tc>
        <w:tc>
          <w:tcPr>
            <w:tcW w:w="2833" w:type="dxa"/>
            <w:vAlign w:val="bottom"/>
          </w:tcPr>
          <w:p w14:paraId="46ECA3B7" w14:textId="57E304A5" w:rsidR="00801A55" w:rsidRDefault="00801A55" w:rsidP="00801A55">
            <w:pPr>
              <w:jc w:val="center"/>
            </w:pPr>
            <w:r w:rsidRPr="00801A55">
              <w:t>Waveform</w:t>
            </w:r>
            <w:r w:rsidRPr="00801A55">
              <w:t>波形渲染</w:t>
            </w:r>
          </w:p>
        </w:tc>
        <w:tc>
          <w:tcPr>
            <w:tcW w:w="1951" w:type="dxa"/>
            <w:vAlign w:val="bottom"/>
          </w:tcPr>
          <w:p w14:paraId="7F51876E" w14:textId="250E7BB9" w:rsidR="00801A55" w:rsidRDefault="00801A55" w:rsidP="00801A55">
            <w:pPr>
              <w:jc w:val="center"/>
            </w:pPr>
            <w:r w:rsidRPr="00801A55">
              <w:t>a4biz001</w:t>
            </w:r>
          </w:p>
        </w:tc>
      </w:tr>
      <w:tr w:rsidR="00801A55" w14:paraId="20970E07" w14:textId="77777777" w:rsidTr="009A2ECE">
        <w:tc>
          <w:tcPr>
            <w:tcW w:w="534" w:type="dxa"/>
            <w:vAlign w:val="bottom"/>
          </w:tcPr>
          <w:p w14:paraId="37A55392" w14:textId="507FF53B" w:rsidR="00801A55" w:rsidRDefault="00801A55" w:rsidP="00801A55">
            <w:pPr>
              <w:jc w:val="center"/>
            </w:pPr>
            <w:r>
              <w:rPr>
                <w:rFonts w:hint="eastAsia"/>
              </w:rPr>
              <w:t>-</w:t>
            </w:r>
          </w:p>
        </w:tc>
        <w:tc>
          <w:tcPr>
            <w:tcW w:w="2835" w:type="dxa"/>
            <w:gridSpan w:val="2"/>
            <w:vAlign w:val="bottom"/>
          </w:tcPr>
          <w:p w14:paraId="5C83E985" w14:textId="7AD8213C" w:rsidR="00801A55" w:rsidRDefault="00801A55" w:rsidP="00801A55">
            <w:pPr>
              <w:jc w:val="center"/>
            </w:pPr>
            <w:r>
              <w:rPr>
                <w:rFonts w:hint="eastAsia"/>
              </w:rPr>
              <w:t>-</w:t>
            </w:r>
          </w:p>
        </w:tc>
        <w:tc>
          <w:tcPr>
            <w:tcW w:w="1701" w:type="dxa"/>
            <w:vAlign w:val="bottom"/>
          </w:tcPr>
          <w:p w14:paraId="4BA27938" w14:textId="57EFAAC7" w:rsidR="00801A55" w:rsidRDefault="00801A55" w:rsidP="00801A55">
            <w:pPr>
              <w:jc w:val="center"/>
            </w:pPr>
            <w:r>
              <w:rPr>
                <w:rFonts w:hint="eastAsia"/>
              </w:rPr>
              <w:t>-</w:t>
            </w:r>
          </w:p>
        </w:tc>
        <w:tc>
          <w:tcPr>
            <w:tcW w:w="2833" w:type="dxa"/>
            <w:vAlign w:val="bottom"/>
          </w:tcPr>
          <w:p w14:paraId="33113462" w14:textId="7760E95B" w:rsidR="00801A55" w:rsidRDefault="00801A55" w:rsidP="00801A55">
            <w:pPr>
              <w:jc w:val="center"/>
            </w:pPr>
            <w:r w:rsidRPr="00801A55">
              <w:t>识别文字加载</w:t>
            </w:r>
          </w:p>
        </w:tc>
        <w:tc>
          <w:tcPr>
            <w:tcW w:w="1951" w:type="dxa"/>
            <w:vAlign w:val="bottom"/>
          </w:tcPr>
          <w:p w14:paraId="361361AE" w14:textId="05FB0520" w:rsidR="00801A55" w:rsidRDefault="00801A55" w:rsidP="00801A55">
            <w:pPr>
              <w:jc w:val="center"/>
            </w:pPr>
            <w:r w:rsidRPr="00801A55">
              <w:t>a4biz002</w:t>
            </w:r>
          </w:p>
        </w:tc>
      </w:tr>
      <w:tr w:rsidR="00801A55" w14:paraId="1130F9C0" w14:textId="77777777" w:rsidTr="009A2ECE">
        <w:tc>
          <w:tcPr>
            <w:tcW w:w="534" w:type="dxa"/>
            <w:vAlign w:val="bottom"/>
          </w:tcPr>
          <w:p w14:paraId="5E01F6C3" w14:textId="4938E52D" w:rsidR="00801A55" w:rsidRDefault="00801A55" w:rsidP="00801A55">
            <w:pPr>
              <w:jc w:val="center"/>
            </w:pPr>
            <w:r w:rsidRPr="00801A55">
              <w:t>2</w:t>
            </w:r>
          </w:p>
        </w:tc>
        <w:tc>
          <w:tcPr>
            <w:tcW w:w="2835" w:type="dxa"/>
            <w:gridSpan w:val="2"/>
            <w:vAlign w:val="bottom"/>
          </w:tcPr>
          <w:p w14:paraId="0C6476FA" w14:textId="35A9CF27" w:rsidR="00801A55" w:rsidRDefault="00801A55" w:rsidP="00801A55">
            <w:pPr>
              <w:jc w:val="center"/>
            </w:pPr>
            <w:r w:rsidRPr="00801A55">
              <w:t>时空漫游联动</w:t>
            </w:r>
          </w:p>
        </w:tc>
        <w:tc>
          <w:tcPr>
            <w:tcW w:w="1701" w:type="dxa"/>
            <w:vAlign w:val="bottom"/>
          </w:tcPr>
          <w:p w14:paraId="05350A06" w14:textId="242320AC" w:rsidR="00801A55" w:rsidRDefault="00801A55" w:rsidP="00801A55">
            <w:pPr>
              <w:jc w:val="center"/>
            </w:pPr>
            <w:r w:rsidRPr="00801A55">
              <w:t>RQ-A-4-60</w:t>
            </w:r>
          </w:p>
        </w:tc>
        <w:tc>
          <w:tcPr>
            <w:tcW w:w="2833" w:type="dxa"/>
            <w:vAlign w:val="bottom"/>
          </w:tcPr>
          <w:p w14:paraId="5ECE3A4E" w14:textId="6199E762" w:rsidR="00801A55" w:rsidRDefault="00801A55" w:rsidP="00801A55">
            <w:pPr>
              <w:jc w:val="center"/>
            </w:pPr>
            <w:r w:rsidRPr="00801A55">
              <w:t>按时间漫游控制</w:t>
            </w:r>
          </w:p>
        </w:tc>
        <w:tc>
          <w:tcPr>
            <w:tcW w:w="1951" w:type="dxa"/>
            <w:vAlign w:val="bottom"/>
          </w:tcPr>
          <w:p w14:paraId="289FB008" w14:textId="2856BC60" w:rsidR="00801A55" w:rsidRDefault="00801A55" w:rsidP="00801A55">
            <w:pPr>
              <w:jc w:val="center"/>
            </w:pPr>
            <w:r w:rsidRPr="00801A55">
              <w:t>a4biz003</w:t>
            </w:r>
          </w:p>
        </w:tc>
      </w:tr>
      <w:tr w:rsidR="00801A55" w14:paraId="6EF3E0B8" w14:textId="77777777" w:rsidTr="009A2ECE">
        <w:tc>
          <w:tcPr>
            <w:tcW w:w="534" w:type="dxa"/>
            <w:vAlign w:val="bottom"/>
          </w:tcPr>
          <w:p w14:paraId="1EEA023C" w14:textId="7314050C" w:rsidR="00801A55" w:rsidRDefault="00801A55" w:rsidP="00801A55">
            <w:pPr>
              <w:jc w:val="center"/>
            </w:pPr>
            <w:r>
              <w:rPr>
                <w:rFonts w:hint="eastAsia"/>
              </w:rPr>
              <w:t>-</w:t>
            </w:r>
          </w:p>
        </w:tc>
        <w:tc>
          <w:tcPr>
            <w:tcW w:w="2835" w:type="dxa"/>
            <w:gridSpan w:val="2"/>
            <w:vAlign w:val="bottom"/>
          </w:tcPr>
          <w:p w14:paraId="12647637" w14:textId="6212807D" w:rsidR="00801A55" w:rsidRDefault="00801A55" w:rsidP="00801A55">
            <w:pPr>
              <w:jc w:val="center"/>
            </w:pPr>
            <w:r>
              <w:rPr>
                <w:rFonts w:hint="eastAsia"/>
              </w:rPr>
              <w:t>-</w:t>
            </w:r>
          </w:p>
        </w:tc>
        <w:tc>
          <w:tcPr>
            <w:tcW w:w="1701" w:type="dxa"/>
            <w:vAlign w:val="bottom"/>
          </w:tcPr>
          <w:p w14:paraId="3317DB39" w14:textId="20778609" w:rsidR="00801A55" w:rsidRDefault="00801A55" w:rsidP="00801A55">
            <w:pPr>
              <w:jc w:val="center"/>
            </w:pPr>
            <w:r>
              <w:rPr>
                <w:rFonts w:hint="eastAsia"/>
              </w:rPr>
              <w:t>-</w:t>
            </w:r>
          </w:p>
        </w:tc>
        <w:tc>
          <w:tcPr>
            <w:tcW w:w="2833" w:type="dxa"/>
            <w:vAlign w:val="bottom"/>
          </w:tcPr>
          <w:p w14:paraId="3541D8DF" w14:textId="261A4758" w:rsidR="00801A55" w:rsidRDefault="00801A55" w:rsidP="00801A55">
            <w:pPr>
              <w:jc w:val="center"/>
            </w:pPr>
            <w:r w:rsidRPr="00801A55">
              <w:t>航迹语音时间对齐</w:t>
            </w:r>
          </w:p>
        </w:tc>
        <w:tc>
          <w:tcPr>
            <w:tcW w:w="1951" w:type="dxa"/>
            <w:vAlign w:val="bottom"/>
          </w:tcPr>
          <w:p w14:paraId="3A29C192" w14:textId="186EB89E" w:rsidR="00801A55" w:rsidRDefault="00801A55" w:rsidP="00801A55">
            <w:pPr>
              <w:jc w:val="center"/>
            </w:pPr>
            <w:r w:rsidRPr="00801A55">
              <w:t>RQ-A-4-50</w:t>
            </w:r>
          </w:p>
        </w:tc>
      </w:tr>
      <w:tr w:rsidR="00801A55" w14:paraId="5A68335C" w14:textId="77777777" w:rsidTr="009A2ECE">
        <w:tc>
          <w:tcPr>
            <w:tcW w:w="534" w:type="dxa"/>
            <w:vAlign w:val="bottom"/>
          </w:tcPr>
          <w:p w14:paraId="028D6801" w14:textId="6AAD538C" w:rsidR="00801A55" w:rsidRDefault="00801A55" w:rsidP="00801A55">
            <w:pPr>
              <w:jc w:val="center"/>
            </w:pPr>
            <w:r w:rsidRPr="00801A55">
              <w:t>3</w:t>
            </w:r>
          </w:p>
        </w:tc>
        <w:tc>
          <w:tcPr>
            <w:tcW w:w="2835" w:type="dxa"/>
            <w:gridSpan w:val="2"/>
            <w:vAlign w:val="bottom"/>
          </w:tcPr>
          <w:p w14:paraId="05DB939B" w14:textId="166B0D02" w:rsidR="00801A55" w:rsidRDefault="00801A55" w:rsidP="00801A55">
            <w:pPr>
              <w:jc w:val="center"/>
            </w:pPr>
            <w:r w:rsidRPr="00801A55">
              <w:t>标注编辑与保存</w:t>
            </w:r>
          </w:p>
        </w:tc>
        <w:tc>
          <w:tcPr>
            <w:tcW w:w="1701" w:type="dxa"/>
            <w:vAlign w:val="bottom"/>
          </w:tcPr>
          <w:p w14:paraId="53BA5F5A" w14:textId="23DED5D4" w:rsidR="00801A55" w:rsidRDefault="00801A55" w:rsidP="00801A55">
            <w:pPr>
              <w:jc w:val="center"/>
            </w:pPr>
            <w:r w:rsidRPr="00801A55">
              <w:t>RQ-A-4-70</w:t>
            </w:r>
          </w:p>
        </w:tc>
        <w:tc>
          <w:tcPr>
            <w:tcW w:w="2833" w:type="dxa"/>
            <w:vAlign w:val="bottom"/>
          </w:tcPr>
          <w:p w14:paraId="2FE8D974" w14:textId="36BDE029" w:rsidR="00801A55" w:rsidRPr="00B008DE" w:rsidRDefault="00801A55" w:rsidP="00801A55">
            <w:pPr>
              <w:jc w:val="center"/>
            </w:pPr>
            <w:r w:rsidRPr="00801A55">
              <w:t>识别文本编辑保存</w:t>
            </w:r>
          </w:p>
        </w:tc>
        <w:tc>
          <w:tcPr>
            <w:tcW w:w="1951" w:type="dxa"/>
            <w:vAlign w:val="bottom"/>
          </w:tcPr>
          <w:p w14:paraId="12EAF290" w14:textId="2D4D5CF0" w:rsidR="00801A55" w:rsidRPr="00B008DE" w:rsidRDefault="00801A55" w:rsidP="00801A55">
            <w:pPr>
              <w:jc w:val="center"/>
            </w:pPr>
            <w:r w:rsidRPr="00801A55">
              <w:t>a4biz005</w:t>
            </w:r>
          </w:p>
        </w:tc>
      </w:tr>
    </w:tbl>
    <w:p w14:paraId="1D00D527" w14:textId="77777777" w:rsidR="00B008DE" w:rsidRDefault="00B008DE" w:rsidP="00801A55">
      <w:pPr>
        <w:jc w:val="center"/>
      </w:pPr>
    </w:p>
    <w:p w14:paraId="43FDF8A2" w14:textId="1BE3F8C0" w:rsidR="00B008DE" w:rsidRDefault="00801A55" w:rsidP="00B008DE">
      <w:pPr>
        <w:pStyle w:val="3"/>
        <w:numPr>
          <w:ilvl w:val="2"/>
          <w:numId w:val="2"/>
        </w:numPr>
      </w:pPr>
      <w:bookmarkStart w:id="35" w:name="_Toc225005800"/>
      <w:r w:rsidRPr="00801A55">
        <w:t>音视频</w:t>
      </w:r>
      <w:proofErr w:type="gramStart"/>
      <w:r w:rsidRPr="00801A55">
        <w:t>流展示</w:t>
      </w:r>
      <w:proofErr w:type="gramEnd"/>
      <w:r w:rsidRPr="00801A55">
        <w:t>RQ-A-4-40</w:t>
      </w:r>
      <w:bookmarkEnd w:id="35"/>
    </w:p>
    <w:p w14:paraId="013832ED" w14:textId="6F0335E5" w:rsidR="00B008DE" w:rsidRDefault="00537052" w:rsidP="00B008DE">
      <w:pPr>
        <w:ind w:firstLineChars="200" w:firstLine="420"/>
      </w:pPr>
      <w:r w:rsidRPr="00537052">
        <w:rPr>
          <w:rFonts w:hint="eastAsia"/>
        </w:rPr>
        <w:t>负责将后端传递的非结构化</w:t>
      </w:r>
      <w:r w:rsidRPr="00537052">
        <w:rPr>
          <w:rFonts w:hint="eastAsia"/>
        </w:rPr>
        <w:t xml:space="preserve"> ATC </w:t>
      </w:r>
      <w:r w:rsidRPr="00537052">
        <w:rPr>
          <w:rFonts w:hint="eastAsia"/>
        </w:rPr>
        <w:t>录音文件及</w:t>
      </w:r>
      <w:r w:rsidRPr="00537052">
        <w:rPr>
          <w:rFonts w:hint="eastAsia"/>
        </w:rPr>
        <w:t xml:space="preserve"> ASR </w:t>
      </w:r>
      <w:r w:rsidRPr="00537052">
        <w:rPr>
          <w:rFonts w:hint="eastAsia"/>
        </w:rPr>
        <w:t>识别结果，转化为前端可视化、可交互的</w:t>
      </w:r>
      <w:r w:rsidRPr="00537052">
        <w:rPr>
          <w:rFonts w:hint="eastAsia"/>
        </w:rPr>
        <w:t xml:space="preserve"> DOM </w:t>
      </w:r>
      <w:r w:rsidRPr="00537052">
        <w:rPr>
          <w:rFonts w:hint="eastAsia"/>
        </w:rPr>
        <w:t>元素，为后续的对齐与标注提供可视化的载体</w:t>
      </w:r>
      <w:r w:rsidR="00B008DE">
        <w:rPr>
          <w:rFonts w:hint="eastAsia"/>
        </w:rPr>
        <w:t>。</w:t>
      </w:r>
    </w:p>
    <w:p w14:paraId="640659EE" w14:textId="4CDEC78E" w:rsidR="00B008DE" w:rsidRDefault="00801A55" w:rsidP="00B008DE">
      <w:pPr>
        <w:pStyle w:val="4"/>
        <w:numPr>
          <w:ilvl w:val="3"/>
          <w:numId w:val="2"/>
        </w:numPr>
      </w:pPr>
      <w:r w:rsidRPr="00801A55">
        <w:t>Waveform</w:t>
      </w:r>
      <w:r w:rsidRPr="00801A55">
        <w:t>波形渲染</w:t>
      </w:r>
      <w:r w:rsidRPr="00801A55">
        <w:t>a4biz001</w:t>
      </w:r>
    </w:p>
    <w:p w14:paraId="130CE5FB" w14:textId="068752E7" w:rsidR="00F25D28" w:rsidRDefault="00537052" w:rsidP="00F25D28">
      <w:pPr>
        <w:pStyle w:val="a9"/>
        <w:numPr>
          <w:ilvl w:val="0"/>
          <w:numId w:val="55"/>
        </w:numPr>
        <w:spacing w:afterLines="25" w:after="78"/>
        <w:ind w:firstLineChars="0"/>
      </w:pPr>
      <w:r>
        <w:rPr>
          <w:rFonts w:hint="eastAsia"/>
        </w:rPr>
        <w:t>前端音频引擎：系统需引入专业的音频可视化库</w:t>
      </w:r>
      <w:r w:rsidR="00F25D28">
        <w:rPr>
          <w:rFonts w:hint="eastAsia"/>
        </w:rPr>
        <w:t>，</w:t>
      </w:r>
      <w:r>
        <w:rPr>
          <w:rFonts w:hint="eastAsia"/>
        </w:rPr>
        <w:t>如</w:t>
      </w:r>
      <w:r>
        <w:rPr>
          <w:rFonts w:hint="eastAsia"/>
        </w:rPr>
        <w:t xml:space="preserve"> Wavesurfer.js</w:t>
      </w:r>
      <w:ins w:id="36" w:author="t45744" w:date="2026-04-02T22:07:00Z" w16du:dateUtc="2026-04-02T14:07:00Z">
        <w:r w:rsidR="00655911">
          <w:rPr>
            <w:rFonts w:hint="eastAsia"/>
          </w:rPr>
          <w:t>。</w:t>
        </w:r>
        <w:r w:rsidR="00655911" w:rsidRPr="00655911">
          <w:rPr>
            <w:rFonts w:hint="eastAsia"/>
          </w:rPr>
          <w:t>调用</w:t>
        </w:r>
        <w:r w:rsidR="00655911" w:rsidRPr="00655911">
          <w:rPr>
            <w:rFonts w:hint="eastAsia"/>
          </w:rPr>
          <w:t xml:space="preserve"> A-5 </w:t>
        </w:r>
        <w:r w:rsidR="00655911" w:rsidRPr="00655911">
          <w:rPr>
            <w:rFonts w:hint="eastAsia"/>
          </w:rPr>
          <w:t>模块提供的</w:t>
        </w:r>
        <w:r w:rsidR="00655911" w:rsidRPr="00655911">
          <w:rPr>
            <w:rFonts w:hint="eastAsia"/>
          </w:rPr>
          <w:t xml:space="preserve"> API </w:t>
        </w:r>
        <w:r w:rsidR="00655911" w:rsidRPr="00655911">
          <w:rPr>
            <w:rFonts w:hint="eastAsia"/>
          </w:rPr>
          <w:t>接口</w:t>
        </w:r>
      </w:ins>
      <w:r>
        <w:rPr>
          <w:rFonts w:hint="eastAsia"/>
        </w:rPr>
        <w:t>，按需加载或流式读取从</w:t>
      </w:r>
      <w:r>
        <w:rPr>
          <w:rFonts w:hint="eastAsia"/>
        </w:rPr>
        <w:t xml:space="preserve"> A-2 </w:t>
      </w:r>
      <w:r>
        <w:rPr>
          <w:rFonts w:hint="eastAsia"/>
        </w:rPr>
        <w:t>模块获取的</w:t>
      </w:r>
      <w:r>
        <w:rPr>
          <w:rFonts w:hint="eastAsia"/>
        </w:rPr>
        <w:t xml:space="preserve"> ATC </w:t>
      </w:r>
      <w:r>
        <w:rPr>
          <w:rFonts w:hint="eastAsia"/>
        </w:rPr>
        <w:t>地空通话音频流。</w:t>
      </w:r>
    </w:p>
    <w:p w14:paraId="0418FAD8" w14:textId="3162688E" w:rsidR="00537052" w:rsidRDefault="00537052" w:rsidP="00F25D28">
      <w:pPr>
        <w:pStyle w:val="a9"/>
        <w:numPr>
          <w:ilvl w:val="0"/>
          <w:numId w:val="55"/>
        </w:numPr>
        <w:spacing w:afterLines="25" w:after="78"/>
        <w:ind w:firstLineChars="0"/>
      </w:pPr>
      <w:r>
        <w:rPr>
          <w:rFonts w:hint="eastAsia"/>
        </w:rPr>
        <w:t>高精度波形绘制：将音频信号解码并绘制为</w:t>
      </w:r>
      <w:r>
        <w:rPr>
          <w:rFonts w:hint="eastAsia"/>
        </w:rPr>
        <w:t xml:space="preserve"> Canvas/WebGL </w:t>
      </w:r>
      <w:r>
        <w:rPr>
          <w:rFonts w:hint="eastAsia"/>
        </w:rPr>
        <w:t>驱动的波形图。</w:t>
      </w:r>
      <w:proofErr w:type="gramStart"/>
      <w:r>
        <w:rPr>
          <w:rFonts w:hint="eastAsia"/>
        </w:rPr>
        <w:t>波形图需具备</w:t>
      </w:r>
      <w:proofErr w:type="gramEnd"/>
      <w:r>
        <w:rPr>
          <w:rFonts w:hint="eastAsia"/>
        </w:rPr>
        <w:t>缩放和平移功能，允许</w:t>
      </w:r>
      <w:proofErr w:type="gramStart"/>
      <w:r>
        <w:rPr>
          <w:rFonts w:hint="eastAsia"/>
        </w:rPr>
        <w:t>标注员</w:t>
      </w:r>
      <w:proofErr w:type="gramEnd"/>
      <w:r>
        <w:rPr>
          <w:rFonts w:hint="eastAsia"/>
        </w:rPr>
        <w:t>放大查看局部的音频振幅细节。</w:t>
      </w:r>
    </w:p>
    <w:p w14:paraId="6CE0DC43" w14:textId="74E92EBB" w:rsidR="00655911" w:rsidRPr="00310CDE" w:rsidRDefault="00310CDE" w:rsidP="00655911">
      <w:pPr>
        <w:widowControl/>
        <w:numPr>
          <w:ilvl w:val="0"/>
          <w:numId w:val="55"/>
        </w:numPr>
        <w:spacing w:before="100" w:beforeAutospacing="1" w:after="100" w:afterAutospacing="1"/>
        <w:jc w:val="left"/>
        <w:rPr>
          <w:rPrChange w:id="37" w:author="t45744" w:date="2026-04-02T22:13:00Z" w16du:dateUtc="2026-04-02T14:13:00Z">
            <w:rPr>
              <w:rFonts w:ascii="宋体" w:eastAsia="宋体" w:hAnsi="宋体" w:cs="宋体"/>
              <w:kern w:val="0"/>
              <w:sz w:val="24"/>
              <w:szCs w:val="24"/>
            </w:rPr>
          </w:rPrChange>
        </w:rPr>
      </w:pPr>
      <w:ins w:id="38" w:author="t45744" w:date="2026-04-02T22:13:00Z" w16du:dateUtc="2026-04-02T14:13:00Z">
        <w:r w:rsidRPr="00310CDE">
          <w:rPr>
            <w:rFonts w:hint="eastAsia"/>
          </w:rPr>
          <w:t xml:space="preserve">VAD </w:t>
        </w:r>
        <w:r w:rsidRPr="00310CDE">
          <w:rPr>
            <w:rFonts w:hint="eastAsia"/>
          </w:rPr>
          <w:t>有效区间一眼识破展示</w:t>
        </w:r>
      </w:ins>
      <w:r w:rsidR="00655911" w:rsidRPr="00310CDE">
        <w:rPr>
          <w:rPrChange w:id="39" w:author="t45744" w:date="2026-04-02T22:13:00Z" w16du:dateUtc="2026-04-02T14:13:00Z">
            <w:rPr>
              <w:rFonts w:ascii="宋体" w:eastAsia="宋体" w:hAnsi="宋体" w:cs="宋体"/>
              <w:kern w:val="0"/>
              <w:sz w:val="24"/>
              <w:szCs w:val="24"/>
            </w:rPr>
          </w:rPrChange>
        </w:rPr>
        <w:t>：</w:t>
      </w:r>
      <w:ins w:id="40" w:author="t45744" w:date="2026-04-02T22:10:00Z" w16du:dateUtc="2026-04-02T14:10:00Z">
        <w:r w:rsidR="009B4D06" w:rsidRPr="00310CDE">
          <w:rPr>
            <w:rFonts w:hint="eastAsia"/>
            <w:rPrChange w:id="41" w:author="t45744" w:date="2026-04-02T22:13:00Z" w16du:dateUtc="2026-04-02T14:13:00Z">
              <w:rPr>
                <w:rFonts w:ascii="宋体" w:eastAsia="宋体" w:hAnsi="宋体" w:cs="宋体" w:hint="eastAsia"/>
                <w:kern w:val="0"/>
                <w:sz w:val="24"/>
                <w:szCs w:val="24"/>
              </w:rPr>
            </w:rPrChange>
          </w:rPr>
          <w:t>对接</w:t>
        </w:r>
        <w:r w:rsidR="009B4D06" w:rsidRPr="00310CDE">
          <w:rPr>
            <w:rFonts w:hint="eastAsia"/>
            <w:rPrChange w:id="42" w:author="t45744" w:date="2026-04-02T22:13:00Z" w16du:dateUtc="2026-04-02T14:13:00Z">
              <w:rPr>
                <w:rFonts w:ascii="宋体" w:eastAsia="宋体" w:hAnsi="宋体" w:cs="宋体" w:hint="eastAsia"/>
                <w:kern w:val="0"/>
                <w:sz w:val="24"/>
                <w:szCs w:val="24"/>
              </w:rPr>
            </w:rPrChange>
          </w:rPr>
          <w:t xml:space="preserve"> A-3 </w:t>
        </w:r>
        <w:r w:rsidR="009B4D06" w:rsidRPr="00310CDE">
          <w:rPr>
            <w:rFonts w:hint="eastAsia"/>
            <w:rPrChange w:id="43" w:author="t45744" w:date="2026-04-02T22:13:00Z" w16du:dateUtc="2026-04-02T14:13:00Z">
              <w:rPr>
                <w:rFonts w:ascii="宋体" w:eastAsia="宋体" w:hAnsi="宋体" w:cs="宋体" w:hint="eastAsia"/>
                <w:kern w:val="0"/>
                <w:sz w:val="24"/>
                <w:szCs w:val="24"/>
              </w:rPr>
            </w:rPrChange>
          </w:rPr>
          <w:t>模块输出的</w:t>
        </w:r>
        <w:r w:rsidR="009B4D06" w:rsidRPr="00310CDE">
          <w:rPr>
            <w:rFonts w:hint="eastAsia"/>
            <w:rPrChange w:id="44" w:author="t45744" w:date="2026-04-02T22:13:00Z" w16du:dateUtc="2026-04-02T14:13:00Z">
              <w:rPr>
                <w:rFonts w:ascii="宋体" w:eastAsia="宋体" w:hAnsi="宋体" w:cs="宋体" w:hint="eastAsia"/>
                <w:kern w:val="0"/>
                <w:sz w:val="24"/>
                <w:szCs w:val="24"/>
              </w:rPr>
            </w:rPrChange>
          </w:rPr>
          <w:t xml:space="preserve"> VAD</w:t>
        </w:r>
        <w:r w:rsidR="009B4D06" w:rsidRPr="00310CDE">
          <w:rPr>
            <w:rFonts w:hint="eastAsia"/>
            <w:rPrChange w:id="45" w:author="t45744" w:date="2026-04-02T22:13:00Z" w16du:dateUtc="2026-04-02T14:13:00Z">
              <w:rPr>
                <w:rFonts w:ascii="宋体" w:eastAsia="宋体" w:hAnsi="宋体" w:cs="宋体" w:hint="eastAsia"/>
                <w:kern w:val="0"/>
                <w:sz w:val="24"/>
                <w:szCs w:val="24"/>
              </w:rPr>
            </w:rPrChange>
          </w:rPr>
          <w:t>（语音端点检测）时标</w:t>
        </w:r>
        <w:r w:rsidR="009B4D06" w:rsidRPr="00310CDE">
          <w:rPr>
            <w:rFonts w:hint="eastAsia"/>
            <w:rPrChange w:id="46" w:author="t45744" w:date="2026-04-02T22:13:00Z" w16du:dateUtc="2026-04-02T14:13:00Z">
              <w:rPr>
                <w:rFonts w:ascii="宋体" w:eastAsia="宋体" w:hAnsi="宋体" w:cs="宋体" w:hint="eastAsia"/>
                <w:kern w:val="0"/>
                <w:sz w:val="24"/>
                <w:szCs w:val="24"/>
              </w:rPr>
            </w:rPrChange>
          </w:rPr>
          <w:t xml:space="preserve"> JSON </w:t>
        </w:r>
        <w:r w:rsidR="009B4D06" w:rsidRPr="00310CDE">
          <w:rPr>
            <w:rFonts w:hint="eastAsia"/>
            <w:rPrChange w:id="47" w:author="t45744" w:date="2026-04-02T22:13:00Z" w16du:dateUtc="2026-04-02T14:13:00Z">
              <w:rPr>
                <w:rFonts w:ascii="宋体" w:eastAsia="宋体" w:hAnsi="宋体" w:cs="宋体" w:hint="eastAsia"/>
                <w:kern w:val="0"/>
                <w:sz w:val="24"/>
                <w:szCs w:val="24"/>
              </w:rPr>
            </w:rPrChange>
          </w:rPr>
          <w:t>数据</w:t>
        </w:r>
      </w:ins>
      <w:r w:rsidR="00655911" w:rsidRPr="00310CDE">
        <w:rPr>
          <w:rPrChange w:id="48" w:author="t45744" w:date="2026-04-02T22:13:00Z" w16du:dateUtc="2026-04-02T14:13:00Z">
            <w:rPr>
              <w:rFonts w:ascii="宋体" w:eastAsia="宋体" w:hAnsi="宋体" w:cs="宋体"/>
              <w:kern w:val="0"/>
              <w:sz w:val="24"/>
              <w:szCs w:val="24"/>
            </w:rPr>
          </w:rPrChange>
        </w:rPr>
        <w:t>。在前端波形图上，</w:t>
      </w:r>
      <w:r w:rsidR="00655911" w:rsidRPr="00310CDE">
        <w:rPr>
          <w:rPrChange w:id="49" w:author="t45744" w:date="2026-04-02T22:13:00Z" w16du:dateUtc="2026-04-02T14:13:00Z">
            <w:rPr>
              <w:rFonts w:ascii="宋体" w:eastAsia="宋体" w:hAnsi="宋体" w:cs="宋体"/>
              <w:b/>
              <w:bCs/>
              <w:kern w:val="0"/>
              <w:sz w:val="24"/>
              <w:szCs w:val="24"/>
            </w:rPr>
          </w:rPrChange>
        </w:rPr>
        <w:t>必须使用高对比度的底色块（如深蓝色透明层）或显眼边框将</w:t>
      </w:r>
      <w:r w:rsidR="00655911" w:rsidRPr="00310CDE">
        <w:rPr>
          <w:rPrChange w:id="50" w:author="t45744" w:date="2026-04-02T22:13:00Z" w16du:dateUtc="2026-04-02T14:13:00Z">
            <w:rPr>
              <w:rFonts w:ascii="宋体" w:eastAsia="宋体" w:hAnsi="宋体" w:cs="宋体"/>
              <w:b/>
              <w:bCs/>
              <w:kern w:val="0"/>
              <w:sz w:val="24"/>
              <w:szCs w:val="24"/>
            </w:rPr>
          </w:rPrChange>
        </w:rPr>
        <w:t>“</w:t>
      </w:r>
      <w:r w:rsidR="00655911" w:rsidRPr="00310CDE">
        <w:rPr>
          <w:rPrChange w:id="51" w:author="t45744" w:date="2026-04-02T22:13:00Z" w16du:dateUtc="2026-04-02T14:13:00Z">
            <w:rPr>
              <w:rFonts w:ascii="宋体" w:eastAsia="宋体" w:hAnsi="宋体" w:cs="宋体"/>
              <w:b/>
              <w:bCs/>
              <w:kern w:val="0"/>
              <w:sz w:val="24"/>
              <w:szCs w:val="24"/>
            </w:rPr>
          </w:rPrChange>
        </w:rPr>
        <w:t>有人说话的有效</w:t>
      </w:r>
      <w:r w:rsidR="00655911" w:rsidRPr="00310CDE">
        <w:rPr>
          <w:rPrChange w:id="52" w:author="t45744" w:date="2026-04-02T22:13:00Z" w16du:dateUtc="2026-04-02T14:13:00Z">
            <w:rPr>
              <w:rFonts w:ascii="宋体" w:eastAsia="宋体" w:hAnsi="宋体" w:cs="宋体"/>
              <w:b/>
              <w:bCs/>
              <w:kern w:val="0"/>
              <w:sz w:val="24"/>
              <w:szCs w:val="24"/>
            </w:rPr>
          </w:rPrChange>
        </w:rPr>
        <w:lastRenderedPageBreak/>
        <w:t>区域</w:t>
      </w:r>
      <w:r w:rsidR="00655911" w:rsidRPr="00310CDE">
        <w:rPr>
          <w:rPrChange w:id="53" w:author="t45744" w:date="2026-04-02T22:13:00Z" w16du:dateUtc="2026-04-02T14:13:00Z">
            <w:rPr>
              <w:rFonts w:ascii="宋体" w:eastAsia="宋体" w:hAnsi="宋体" w:cs="宋体"/>
              <w:b/>
              <w:bCs/>
              <w:kern w:val="0"/>
              <w:sz w:val="24"/>
              <w:szCs w:val="24"/>
            </w:rPr>
          </w:rPrChange>
        </w:rPr>
        <w:t>”</w:t>
      </w:r>
      <w:r w:rsidR="00655911" w:rsidRPr="00310CDE">
        <w:rPr>
          <w:rPrChange w:id="54" w:author="t45744" w:date="2026-04-02T22:13:00Z" w16du:dateUtc="2026-04-02T14:13:00Z">
            <w:rPr>
              <w:rFonts w:ascii="宋体" w:eastAsia="宋体" w:hAnsi="宋体" w:cs="宋体"/>
              <w:b/>
              <w:bCs/>
              <w:kern w:val="0"/>
              <w:sz w:val="24"/>
              <w:szCs w:val="24"/>
            </w:rPr>
          </w:rPrChange>
        </w:rPr>
        <w:t>精准框选出来</w:t>
      </w:r>
      <w:r w:rsidR="00655911" w:rsidRPr="00310CDE">
        <w:rPr>
          <w:rPrChange w:id="55" w:author="t45744" w:date="2026-04-02T22:13:00Z" w16du:dateUtc="2026-04-02T14:13:00Z">
            <w:rPr>
              <w:rFonts w:ascii="宋体" w:eastAsia="宋体" w:hAnsi="宋体" w:cs="宋体"/>
              <w:kern w:val="0"/>
              <w:sz w:val="24"/>
              <w:szCs w:val="24"/>
            </w:rPr>
          </w:rPrChange>
        </w:rPr>
        <w:t>。实现无用静音</w:t>
      </w:r>
      <w:r w:rsidR="00655911" w:rsidRPr="00310CDE">
        <w:rPr>
          <w:rPrChange w:id="56" w:author="t45744" w:date="2026-04-02T22:13:00Z" w16du:dateUtc="2026-04-02T14:13:00Z">
            <w:rPr>
              <w:rFonts w:ascii="宋体" w:eastAsia="宋体" w:hAnsi="宋体" w:cs="宋体"/>
              <w:kern w:val="0"/>
              <w:sz w:val="24"/>
              <w:szCs w:val="24"/>
            </w:rPr>
          </w:rPrChange>
        </w:rPr>
        <w:t>/</w:t>
      </w:r>
      <w:proofErr w:type="gramStart"/>
      <w:r w:rsidR="00655911" w:rsidRPr="00310CDE">
        <w:rPr>
          <w:rPrChange w:id="57" w:author="t45744" w:date="2026-04-02T22:13:00Z" w16du:dateUtc="2026-04-02T14:13:00Z">
            <w:rPr>
              <w:rFonts w:ascii="宋体" w:eastAsia="宋体" w:hAnsi="宋体" w:cs="宋体"/>
              <w:kern w:val="0"/>
              <w:sz w:val="24"/>
              <w:szCs w:val="24"/>
            </w:rPr>
          </w:rPrChange>
        </w:rPr>
        <w:t>底噪区</w:t>
      </w:r>
      <w:proofErr w:type="gramEnd"/>
      <w:r w:rsidR="00655911" w:rsidRPr="00310CDE">
        <w:rPr>
          <w:rPrChange w:id="58" w:author="t45744" w:date="2026-04-02T22:13:00Z" w16du:dateUtc="2026-04-02T14:13:00Z">
            <w:rPr>
              <w:rFonts w:ascii="宋体" w:eastAsia="宋体" w:hAnsi="宋体" w:cs="宋体"/>
              <w:kern w:val="0"/>
              <w:sz w:val="24"/>
              <w:szCs w:val="24"/>
            </w:rPr>
          </w:rPrChange>
        </w:rPr>
        <w:t>与实际通话区的强烈视觉隔离，让</w:t>
      </w:r>
      <w:proofErr w:type="gramStart"/>
      <w:r w:rsidR="00655911" w:rsidRPr="00310CDE">
        <w:rPr>
          <w:rPrChange w:id="59" w:author="t45744" w:date="2026-04-02T22:13:00Z" w16du:dateUtc="2026-04-02T14:13:00Z">
            <w:rPr>
              <w:rFonts w:ascii="宋体" w:eastAsia="宋体" w:hAnsi="宋体" w:cs="宋体"/>
              <w:kern w:val="0"/>
              <w:sz w:val="24"/>
              <w:szCs w:val="24"/>
            </w:rPr>
          </w:rPrChange>
        </w:rPr>
        <w:t>标注员</w:t>
      </w:r>
      <w:proofErr w:type="gramEnd"/>
      <w:r w:rsidR="00655911" w:rsidRPr="00310CDE">
        <w:rPr>
          <w:rPrChange w:id="60" w:author="t45744" w:date="2026-04-02T22:13:00Z" w16du:dateUtc="2026-04-02T14:13:00Z">
            <w:rPr>
              <w:rFonts w:ascii="宋体" w:eastAsia="宋体" w:hAnsi="宋体" w:cs="宋体"/>
              <w:kern w:val="0"/>
              <w:sz w:val="24"/>
              <w:szCs w:val="24"/>
            </w:rPr>
          </w:rPrChange>
        </w:rPr>
        <w:t>一眼即可直观定位并判断哪里有说话声，大幅提升筛选效率。</w:t>
      </w:r>
    </w:p>
    <w:p w14:paraId="23455865" w14:textId="77777777" w:rsidR="00655911" w:rsidRDefault="00655911" w:rsidP="00655911">
      <w:pPr>
        <w:spacing w:afterLines="25" w:after="78"/>
        <w:ind w:left="420"/>
        <w:rPr>
          <w:rFonts w:hint="eastAsia"/>
        </w:rPr>
        <w:pPrChange w:id="61" w:author="t45744" w:date="2026-04-02T22:09:00Z" w16du:dateUtc="2026-04-02T14:09:00Z">
          <w:pPr>
            <w:pStyle w:val="a9"/>
            <w:numPr>
              <w:numId w:val="55"/>
            </w:numPr>
            <w:spacing w:afterLines="25" w:after="78"/>
            <w:ind w:left="860" w:firstLineChars="0" w:hanging="440"/>
          </w:pPr>
        </w:pPrChange>
      </w:pPr>
    </w:p>
    <w:p w14:paraId="52EAE815" w14:textId="7A29D8CB" w:rsidR="00801A55" w:rsidRDefault="00801A55" w:rsidP="00801A55">
      <w:pPr>
        <w:pStyle w:val="4"/>
        <w:numPr>
          <w:ilvl w:val="3"/>
          <w:numId w:val="2"/>
        </w:numPr>
      </w:pPr>
      <w:r w:rsidRPr="00801A55">
        <w:t>识别文字加载</w:t>
      </w:r>
      <w:r w:rsidRPr="00801A55">
        <w:t>a4biz002</w:t>
      </w:r>
    </w:p>
    <w:p w14:paraId="4DFF3392" w14:textId="02705FA5" w:rsidR="00F25D28" w:rsidRDefault="00537052" w:rsidP="00F25D28">
      <w:pPr>
        <w:pStyle w:val="a9"/>
        <w:numPr>
          <w:ilvl w:val="0"/>
          <w:numId w:val="56"/>
        </w:numPr>
        <w:spacing w:afterLines="25" w:after="78"/>
        <w:ind w:firstLineChars="0"/>
      </w:pPr>
      <w:r>
        <w:rPr>
          <w:rFonts w:hint="eastAsia"/>
        </w:rPr>
        <w:t>文本流式对齐展示：</w:t>
      </w:r>
      <w:ins w:id="62" w:author="t45744" w:date="2026-04-02T22:12:00Z" w16du:dateUtc="2026-04-02T14:12:00Z">
        <w:r w:rsidR="004A710C" w:rsidRPr="004A710C">
          <w:rPr>
            <w:rFonts w:hint="eastAsia"/>
          </w:rPr>
          <w:t>对接</w:t>
        </w:r>
        <w:r w:rsidR="004A710C" w:rsidRPr="004A710C">
          <w:rPr>
            <w:rFonts w:hint="eastAsia"/>
          </w:rPr>
          <w:t xml:space="preserve"> A-3 </w:t>
        </w:r>
        <w:r w:rsidR="004A710C" w:rsidRPr="004A710C">
          <w:rPr>
            <w:rFonts w:hint="eastAsia"/>
          </w:rPr>
          <w:t>模块的</w:t>
        </w:r>
        <w:r w:rsidR="004A710C" w:rsidRPr="004A710C">
          <w:rPr>
            <w:rFonts w:hint="eastAsia"/>
          </w:rPr>
          <w:t xml:space="preserve"> ASR </w:t>
        </w:r>
        <w:r w:rsidR="004A710C" w:rsidRPr="004A710C">
          <w:rPr>
            <w:rFonts w:hint="eastAsia"/>
          </w:rPr>
          <w:t>自动识别文本结果。</w:t>
        </w:r>
      </w:ins>
      <w:r>
        <w:rPr>
          <w:rFonts w:hint="eastAsia"/>
        </w:rPr>
        <w:t>在波形图下方的指定区域，按时间顺序排列展示</w:t>
      </w:r>
      <w:r>
        <w:rPr>
          <w:rFonts w:hint="eastAsia"/>
        </w:rPr>
        <w:t xml:space="preserve"> A-3 </w:t>
      </w:r>
      <w:r>
        <w:rPr>
          <w:rFonts w:hint="eastAsia"/>
        </w:rPr>
        <w:t>模块输出的</w:t>
      </w:r>
      <w:r>
        <w:rPr>
          <w:rFonts w:hint="eastAsia"/>
        </w:rPr>
        <w:t xml:space="preserve"> ASR </w:t>
      </w:r>
      <w:r>
        <w:rPr>
          <w:rFonts w:hint="eastAsia"/>
        </w:rPr>
        <w:t>自动识别文本。</w:t>
      </w:r>
    </w:p>
    <w:p w14:paraId="6B31071E" w14:textId="54C10021" w:rsidR="00801A55" w:rsidRPr="00801A55" w:rsidRDefault="00537052" w:rsidP="00F25D28">
      <w:pPr>
        <w:pStyle w:val="a9"/>
        <w:numPr>
          <w:ilvl w:val="0"/>
          <w:numId w:val="56"/>
        </w:numPr>
        <w:spacing w:afterLines="25" w:after="78"/>
        <w:ind w:firstLineChars="0"/>
      </w:pPr>
      <w:r>
        <w:rPr>
          <w:rFonts w:hint="eastAsia"/>
        </w:rPr>
        <w:t>播放焦点高亮：文本展示区需与音频播放进度深度绑定，呈现类似“字幕”的跟随效果。当音频播放至特定</w:t>
      </w:r>
      <w:r>
        <w:rPr>
          <w:rFonts w:hint="eastAsia"/>
        </w:rPr>
        <w:t xml:space="preserve"> VAD </w:t>
      </w:r>
      <w:r>
        <w:rPr>
          <w:rFonts w:hint="eastAsia"/>
        </w:rPr>
        <w:t>区间时，对应的文本段落需自动高亮显示并滚动至视区中央，确保</w:t>
      </w:r>
      <w:proofErr w:type="gramStart"/>
      <w:r>
        <w:rPr>
          <w:rFonts w:hint="eastAsia"/>
        </w:rPr>
        <w:t>标注员</w:t>
      </w:r>
      <w:proofErr w:type="gramEnd"/>
      <w:r>
        <w:rPr>
          <w:rFonts w:hint="eastAsia"/>
        </w:rPr>
        <w:t>的视线焦点不丢失</w:t>
      </w:r>
      <w:r w:rsidR="00801A55" w:rsidRPr="00801A55">
        <w:t>。</w:t>
      </w:r>
    </w:p>
    <w:p w14:paraId="507F8AE8" w14:textId="2FD01B7A" w:rsidR="00B008DE" w:rsidRDefault="00801A55" w:rsidP="00B008DE">
      <w:pPr>
        <w:pStyle w:val="3"/>
        <w:numPr>
          <w:ilvl w:val="2"/>
          <w:numId w:val="2"/>
        </w:numPr>
      </w:pPr>
      <w:bookmarkStart w:id="63" w:name="_Toc225005801"/>
      <w:r w:rsidRPr="00801A55">
        <w:t>时空漫游联动</w:t>
      </w:r>
      <w:r w:rsidRPr="00801A55">
        <w:t>RQ-A-4-60</w:t>
      </w:r>
      <w:bookmarkEnd w:id="63"/>
    </w:p>
    <w:p w14:paraId="09F43B93" w14:textId="50478A9C" w:rsidR="00801A55" w:rsidRPr="00801A55" w:rsidRDefault="00537052" w:rsidP="00F25D28">
      <w:pPr>
        <w:ind w:firstLine="420"/>
      </w:pPr>
      <w:r w:rsidRPr="00537052">
        <w:rPr>
          <w:rFonts w:hint="eastAsia"/>
        </w:rPr>
        <w:t>这是本系统的核心技术壁垒。要求建立一个全局统一的时间轴状态机</w:t>
      </w:r>
      <w:r w:rsidR="00F25D28">
        <w:rPr>
          <w:rFonts w:hint="eastAsia"/>
        </w:rPr>
        <w:t>，</w:t>
      </w:r>
      <w:r w:rsidRPr="00537052">
        <w:rPr>
          <w:rFonts w:hint="eastAsia"/>
        </w:rPr>
        <w:t>分发当前的</w:t>
      </w:r>
      <w:proofErr w:type="gramStart"/>
      <w:r w:rsidRPr="00537052">
        <w:rPr>
          <w:rFonts w:hint="eastAsia"/>
        </w:rPr>
        <w:t>时间戳给各个</w:t>
      </w:r>
      <w:proofErr w:type="gramEnd"/>
      <w:r w:rsidRPr="00537052">
        <w:rPr>
          <w:rFonts w:hint="eastAsia"/>
        </w:rPr>
        <w:t>组件</w:t>
      </w:r>
      <w:r w:rsidR="00801A55">
        <w:rPr>
          <w:rFonts w:hint="eastAsia"/>
        </w:rPr>
        <w:t>。</w:t>
      </w:r>
    </w:p>
    <w:p w14:paraId="62AB9657" w14:textId="708B8FFA" w:rsidR="00B008DE" w:rsidRDefault="00801A55" w:rsidP="00B008DE">
      <w:pPr>
        <w:pStyle w:val="4"/>
        <w:numPr>
          <w:ilvl w:val="3"/>
          <w:numId w:val="2"/>
        </w:numPr>
      </w:pPr>
      <w:r w:rsidRPr="00801A55">
        <w:t>按时间漫游控制</w:t>
      </w:r>
      <w:r w:rsidRPr="00801A55">
        <w:t>a4biz003</w:t>
      </w:r>
    </w:p>
    <w:p w14:paraId="0F5E5368" w14:textId="227BCCCC" w:rsidR="00537052" w:rsidRDefault="00537052" w:rsidP="00F25D28">
      <w:pPr>
        <w:pStyle w:val="a9"/>
        <w:numPr>
          <w:ilvl w:val="0"/>
          <w:numId w:val="57"/>
        </w:numPr>
        <w:spacing w:afterLines="25" w:after="78"/>
        <w:ind w:firstLineChars="0"/>
      </w:pPr>
      <w:r>
        <w:rPr>
          <w:rFonts w:hint="eastAsia"/>
        </w:rPr>
        <w:t>全功能播放控制器：提供类似专业播放器的控制栏，包含：播放</w:t>
      </w:r>
      <w:r>
        <w:rPr>
          <w:rFonts w:hint="eastAsia"/>
        </w:rPr>
        <w:t>/</w:t>
      </w:r>
      <w:r>
        <w:rPr>
          <w:rFonts w:hint="eastAsia"/>
        </w:rPr>
        <w:t>暂停、快进</w:t>
      </w:r>
      <w:r>
        <w:rPr>
          <w:rFonts w:hint="eastAsia"/>
        </w:rPr>
        <w:t>/</w:t>
      </w:r>
      <w:r>
        <w:rPr>
          <w:rFonts w:hint="eastAsia"/>
        </w:rPr>
        <w:t>快退、</w:t>
      </w:r>
      <w:proofErr w:type="gramStart"/>
      <w:r>
        <w:rPr>
          <w:rFonts w:hint="eastAsia"/>
        </w:rPr>
        <w:t>倍</w:t>
      </w:r>
      <w:proofErr w:type="gramEnd"/>
      <w:r>
        <w:rPr>
          <w:rFonts w:hint="eastAsia"/>
        </w:rPr>
        <w:t>速播放以适应不同语速的听写需求。</w:t>
      </w:r>
    </w:p>
    <w:p w14:paraId="0EF17400" w14:textId="12C32AD9" w:rsidR="00801A55" w:rsidRDefault="00537052" w:rsidP="00F25D28">
      <w:pPr>
        <w:pStyle w:val="a9"/>
        <w:numPr>
          <w:ilvl w:val="0"/>
          <w:numId w:val="57"/>
        </w:numPr>
        <w:spacing w:afterLines="25" w:after="78"/>
        <w:ind w:left="862" w:firstLineChars="0" w:hanging="442"/>
      </w:pPr>
      <w:r>
        <w:rPr>
          <w:rFonts w:hint="eastAsia"/>
        </w:rPr>
        <w:t>时间轴任意拖拽：用户可通过鼠标拖拽波形图上的</w:t>
      </w:r>
      <w:proofErr w:type="gramStart"/>
      <w:r>
        <w:rPr>
          <w:rFonts w:hint="eastAsia"/>
        </w:rPr>
        <w:t>播放指</w:t>
      </w:r>
      <w:proofErr w:type="gramEnd"/>
      <w:r>
        <w:rPr>
          <w:rFonts w:hint="eastAsia"/>
        </w:rPr>
        <w:t>或点击全局进度条，触发“时间漫游”。此时，全局时间戳瞬间改变，音频重定向至新位置，同时向地图组件广播该时间戳，驱动地图重新渲染</w:t>
      </w:r>
      <w:r w:rsidR="00801A55" w:rsidRPr="00801A55">
        <w:t>。</w:t>
      </w:r>
    </w:p>
    <w:p w14:paraId="46DF35AD" w14:textId="41AF4447" w:rsidR="00801A55" w:rsidRDefault="00801A55" w:rsidP="00801A55">
      <w:pPr>
        <w:pStyle w:val="4"/>
        <w:numPr>
          <w:ilvl w:val="3"/>
          <w:numId w:val="2"/>
        </w:numPr>
      </w:pPr>
      <w:r w:rsidRPr="00801A55">
        <w:t>航迹语音时间对齐</w:t>
      </w:r>
      <w:r w:rsidRPr="00801A55">
        <w:t>RQ-A-4-50</w:t>
      </w:r>
    </w:p>
    <w:p w14:paraId="69027A13" w14:textId="1F12214B" w:rsidR="00F25D28" w:rsidRDefault="00537052" w:rsidP="00F25D28">
      <w:pPr>
        <w:pStyle w:val="a9"/>
        <w:numPr>
          <w:ilvl w:val="0"/>
          <w:numId w:val="58"/>
        </w:numPr>
        <w:spacing w:afterLines="25" w:after="78"/>
        <w:ind w:firstLineChars="0"/>
      </w:pPr>
      <w:r w:rsidRPr="00537052">
        <w:rPr>
          <w:rFonts w:hint="eastAsia"/>
        </w:rPr>
        <w:t>严格的毫秒级同步：界面上显示的飞机动态图标位置，必须与当前正在播放的</w:t>
      </w:r>
      <w:r w:rsidRPr="00537052">
        <w:rPr>
          <w:rFonts w:hint="eastAsia"/>
        </w:rPr>
        <w:t xml:space="preserve"> ATC </w:t>
      </w:r>
      <w:r w:rsidRPr="00537052">
        <w:rPr>
          <w:rFonts w:hint="eastAsia"/>
        </w:rPr>
        <w:t>语音片段的发生时间做到绝对的毫秒级对齐，实现“所听即所见”。</w:t>
      </w:r>
    </w:p>
    <w:p w14:paraId="3224BFCF" w14:textId="7B84C694" w:rsidR="00801A55" w:rsidRPr="00801A55" w:rsidRDefault="00537052" w:rsidP="00F25D28">
      <w:pPr>
        <w:pStyle w:val="a9"/>
        <w:numPr>
          <w:ilvl w:val="0"/>
          <w:numId w:val="58"/>
        </w:numPr>
        <w:spacing w:afterLines="25" w:after="78"/>
        <w:ind w:firstLineChars="0"/>
      </w:pPr>
      <w:r w:rsidRPr="00537052">
        <w:rPr>
          <w:rFonts w:hint="eastAsia"/>
        </w:rPr>
        <w:t>前端轨迹插值平滑：由于</w:t>
      </w:r>
      <w:r w:rsidRPr="00537052">
        <w:rPr>
          <w:rFonts w:hint="eastAsia"/>
        </w:rPr>
        <w:t xml:space="preserve"> ADSB </w:t>
      </w:r>
      <w:r w:rsidRPr="00537052">
        <w:rPr>
          <w:rFonts w:hint="eastAsia"/>
        </w:rPr>
        <w:t>数据的更新频率（通常几秒一次）远低于音频的连续播放频率（每秒</w:t>
      </w:r>
      <w:r w:rsidRPr="00537052">
        <w:rPr>
          <w:rFonts w:hint="eastAsia"/>
        </w:rPr>
        <w:t xml:space="preserve"> 60 </w:t>
      </w:r>
      <w:r w:rsidRPr="00537052">
        <w:rPr>
          <w:rFonts w:hint="eastAsia"/>
        </w:rPr>
        <w:t>帧渲染），前端在处理航迹时不能生硬跳跃。需采用线性插值</w:t>
      </w:r>
      <w:proofErr w:type="gramStart"/>
      <w:r w:rsidRPr="00537052">
        <w:rPr>
          <w:rFonts w:hint="eastAsia"/>
        </w:rPr>
        <w:t>或贝塞</w:t>
      </w:r>
      <w:proofErr w:type="gramEnd"/>
      <w:r w:rsidRPr="00537052">
        <w:rPr>
          <w:rFonts w:hint="eastAsia"/>
        </w:rPr>
        <w:t>尔曲线插值算法，根据飞机前后的已知坐标与速度，估算并平滑绘制其在两个</w:t>
      </w:r>
      <w:r w:rsidRPr="00537052">
        <w:rPr>
          <w:rFonts w:hint="eastAsia"/>
        </w:rPr>
        <w:t xml:space="preserve"> ADSB </w:t>
      </w:r>
      <w:r w:rsidRPr="00537052">
        <w:rPr>
          <w:rFonts w:hint="eastAsia"/>
        </w:rPr>
        <w:t>数据点之间的过渡位置</w:t>
      </w:r>
      <w:r w:rsidR="00801A55" w:rsidRPr="00801A55">
        <w:t>。</w:t>
      </w:r>
    </w:p>
    <w:p w14:paraId="60F5274D" w14:textId="09436CC6" w:rsidR="00B008DE" w:rsidRDefault="00801A55" w:rsidP="00B008DE">
      <w:pPr>
        <w:pStyle w:val="3"/>
        <w:numPr>
          <w:ilvl w:val="2"/>
          <w:numId w:val="2"/>
        </w:numPr>
      </w:pPr>
      <w:bookmarkStart w:id="64" w:name="_Toc225005802"/>
      <w:r w:rsidRPr="00801A55">
        <w:t>标注编辑与保存</w:t>
      </w:r>
      <w:r w:rsidRPr="00801A55">
        <w:t>RQ-A-4-70</w:t>
      </w:r>
      <w:bookmarkEnd w:id="64"/>
    </w:p>
    <w:p w14:paraId="37F1A1FE" w14:textId="2FC30E1C" w:rsidR="00B008DE" w:rsidRPr="00B008DE" w:rsidRDefault="00537052" w:rsidP="00B008DE">
      <w:pPr>
        <w:ind w:firstLineChars="200" w:firstLine="420"/>
      </w:pPr>
      <w:r w:rsidRPr="00537052">
        <w:rPr>
          <w:rFonts w:hint="eastAsia"/>
        </w:rPr>
        <w:t>直接面向终端用户的工作台输出端，对交互的便捷性和</w:t>
      </w:r>
      <w:proofErr w:type="gramStart"/>
      <w:r w:rsidRPr="00537052">
        <w:rPr>
          <w:rFonts w:hint="eastAsia"/>
        </w:rPr>
        <w:t>防数据</w:t>
      </w:r>
      <w:proofErr w:type="gramEnd"/>
      <w:r w:rsidRPr="00537052">
        <w:rPr>
          <w:rFonts w:hint="eastAsia"/>
        </w:rPr>
        <w:t>丢失能力有极高要求</w:t>
      </w:r>
      <w:r w:rsidR="00B008DE">
        <w:rPr>
          <w:rFonts w:hint="eastAsia"/>
        </w:rPr>
        <w:t>。</w:t>
      </w:r>
    </w:p>
    <w:p w14:paraId="4BE07220" w14:textId="3B8CE464" w:rsidR="00B008DE" w:rsidRDefault="00801A55" w:rsidP="00B008DE">
      <w:pPr>
        <w:pStyle w:val="4"/>
        <w:numPr>
          <w:ilvl w:val="3"/>
          <w:numId w:val="2"/>
        </w:numPr>
      </w:pPr>
      <w:r w:rsidRPr="00801A55">
        <w:t>识别文本编辑保存</w:t>
      </w:r>
      <w:r w:rsidRPr="00801A55">
        <w:t>a4biz005</w:t>
      </w:r>
    </w:p>
    <w:p w14:paraId="20E1DEC5" w14:textId="310BD17E" w:rsidR="00537052" w:rsidRDefault="00537052" w:rsidP="00F25D28">
      <w:pPr>
        <w:pStyle w:val="a9"/>
        <w:numPr>
          <w:ilvl w:val="0"/>
          <w:numId w:val="59"/>
        </w:numPr>
        <w:ind w:firstLineChars="0"/>
      </w:pPr>
      <w:r>
        <w:rPr>
          <w:rFonts w:hint="eastAsia"/>
        </w:rPr>
        <w:t>文本与时标双向编辑：</w:t>
      </w:r>
    </w:p>
    <w:p w14:paraId="7531D6F9" w14:textId="2D709A9A" w:rsidR="00537052" w:rsidRDefault="00537052" w:rsidP="00F25D28">
      <w:pPr>
        <w:ind w:firstLineChars="200" w:firstLine="420"/>
      </w:pPr>
      <w:r>
        <w:rPr>
          <w:rFonts w:hint="eastAsia"/>
        </w:rPr>
        <w:lastRenderedPageBreak/>
        <w:t>文本编辑：点击具体的识别文本块，可使其变为可编辑的富文本或表单输入框状态。标注人员可直接修改错误的单词或拼音。</w:t>
      </w:r>
    </w:p>
    <w:p w14:paraId="69A0A6DA" w14:textId="53E7D8E4" w:rsidR="00537052" w:rsidRPr="00F25D28" w:rsidRDefault="00537052" w:rsidP="00F25D28">
      <w:pPr>
        <w:ind w:firstLineChars="200" w:firstLine="420"/>
      </w:pPr>
      <w:r>
        <w:rPr>
          <w:rFonts w:hint="eastAsia"/>
        </w:rPr>
        <w:t>时标编辑：允许用户在波形图上直接通过鼠标拖拽</w:t>
      </w:r>
      <w:r>
        <w:rPr>
          <w:rFonts w:hint="eastAsia"/>
        </w:rPr>
        <w:t xml:space="preserve"> VAD </w:t>
      </w:r>
      <w:r>
        <w:rPr>
          <w:rFonts w:hint="eastAsia"/>
        </w:rPr>
        <w:t>色块的左右边缘，微调语音片段的起始时间和结束时间。</w:t>
      </w:r>
    </w:p>
    <w:p w14:paraId="22C61242" w14:textId="4A53F5CF" w:rsidR="00537052" w:rsidRPr="00F25D28" w:rsidRDefault="00537052" w:rsidP="00F25D28">
      <w:pPr>
        <w:ind w:firstLineChars="200" w:firstLine="420"/>
      </w:pPr>
      <w:r>
        <w:rPr>
          <w:rFonts w:hint="eastAsia"/>
        </w:rPr>
        <w:t>快捷键系统：为提高标注效率，</w:t>
      </w:r>
      <w:proofErr w:type="gramStart"/>
      <w:r>
        <w:rPr>
          <w:rFonts w:hint="eastAsia"/>
        </w:rPr>
        <w:t>需支持</w:t>
      </w:r>
      <w:proofErr w:type="gramEnd"/>
      <w:r>
        <w:rPr>
          <w:rFonts w:hint="eastAsia"/>
        </w:rPr>
        <w:t>全局键盘快捷键配置。</w:t>
      </w:r>
    </w:p>
    <w:p w14:paraId="47652474" w14:textId="74E42DC7" w:rsidR="00537052" w:rsidRDefault="00537052" w:rsidP="00F25D28">
      <w:pPr>
        <w:pStyle w:val="a9"/>
        <w:numPr>
          <w:ilvl w:val="0"/>
          <w:numId w:val="59"/>
        </w:numPr>
        <w:ind w:firstLineChars="0"/>
      </w:pPr>
      <w:r>
        <w:rPr>
          <w:rFonts w:hint="eastAsia"/>
        </w:rPr>
        <w:t>数据安全与防丢失机制：</w:t>
      </w:r>
    </w:p>
    <w:p w14:paraId="08BEF86B" w14:textId="70BD330F" w:rsidR="00537052" w:rsidRDefault="00537052" w:rsidP="00F25D28">
      <w:pPr>
        <w:ind w:firstLineChars="200" w:firstLine="420"/>
      </w:pPr>
      <w:r>
        <w:rPr>
          <w:rFonts w:hint="eastAsia"/>
        </w:rPr>
        <w:t>提供“单条保存”与“全局保存”按钮。点击保存后，前端调用</w:t>
      </w:r>
      <w:r>
        <w:rPr>
          <w:rFonts w:hint="eastAsia"/>
        </w:rPr>
        <w:t xml:space="preserve"> A-5 </w:t>
      </w:r>
      <w:r>
        <w:rPr>
          <w:rFonts w:hint="eastAsia"/>
        </w:rPr>
        <w:t>模块的</w:t>
      </w:r>
      <w:r>
        <w:rPr>
          <w:rFonts w:hint="eastAsia"/>
        </w:rPr>
        <w:t xml:space="preserve"> API</w:t>
      </w:r>
      <w:r>
        <w:rPr>
          <w:rFonts w:hint="eastAsia"/>
        </w:rPr>
        <w:t>，将修正后的文本与精确时间戳（</w:t>
      </w:r>
      <w:r>
        <w:rPr>
          <w:rFonts w:hint="eastAsia"/>
        </w:rPr>
        <w:t>JSON</w:t>
      </w:r>
      <w:r>
        <w:rPr>
          <w:rFonts w:hint="eastAsia"/>
        </w:rPr>
        <w:t>格式）写入后端数据库。</w:t>
      </w:r>
    </w:p>
    <w:p w14:paraId="1C51084A" w14:textId="255CCBC0" w:rsidR="00B008DE" w:rsidRPr="00B008DE" w:rsidRDefault="00537052" w:rsidP="00537052">
      <w:pPr>
        <w:ind w:firstLineChars="200" w:firstLine="420"/>
      </w:pPr>
      <w:r>
        <w:rPr>
          <w:rFonts w:hint="eastAsia"/>
        </w:rPr>
        <w:t>系统需具备自动草稿</w:t>
      </w:r>
      <w:r>
        <w:rPr>
          <w:rFonts w:hint="eastAsia"/>
        </w:rPr>
        <w:t>/</w:t>
      </w:r>
      <w:r>
        <w:rPr>
          <w:rFonts w:hint="eastAsia"/>
        </w:rPr>
        <w:t>防误触机制。当检测到文本被修改但未保存时，若用户尝试刷新页面或关闭浏览器，需弹出二次确认警告框。</w:t>
      </w:r>
    </w:p>
    <w:sectPr w:rsidR="00B008DE" w:rsidRPr="00B008DE" w:rsidSect="00DB4B82">
      <w:footerReference w:type="default" r:id="rId12"/>
      <w:pgSz w:w="11906" w:h="16838"/>
      <w:pgMar w:top="1134" w:right="1134" w:bottom="1134" w:left="1134" w:header="39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33648" w14:textId="77777777" w:rsidR="0068712D" w:rsidRDefault="0068712D" w:rsidP="00817C66">
      <w:r>
        <w:separator/>
      </w:r>
    </w:p>
  </w:endnote>
  <w:endnote w:type="continuationSeparator" w:id="0">
    <w:p w14:paraId="0D27049C" w14:textId="77777777" w:rsidR="0068712D" w:rsidRDefault="0068712D" w:rsidP="00817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5C79F" w14:textId="5CEFBD98" w:rsidR="00E12B4B" w:rsidRPr="006C303C" w:rsidRDefault="00F15A21" w:rsidP="008067AA">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Orz</w:t>
    </w:r>
    <w:r>
      <w:rPr>
        <w:rFonts w:ascii="Times New Roman" w:hAnsi="Times New Roman" w:hint="eastAsia"/>
        <w:b/>
        <w:kern w:val="2"/>
        <w:sz w:val="18"/>
        <w:szCs w:val="18"/>
        <w:lang w:eastAsia="zh-CN"/>
      </w:rPr>
      <w:t>科技</w:t>
    </w:r>
    <w:r w:rsidR="001A73D4" w:rsidRPr="001A73D4">
      <w:rPr>
        <w:rFonts w:ascii="Times New Roman" w:hAnsi="Times New Roman" w:hint="eastAsia"/>
        <w:b/>
        <w:kern w:val="2"/>
        <w:sz w:val="18"/>
        <w:szCs w:val="18"/>
        <w:lang w:eastAsia="zh-CN"/>
      </w:rPr>
      <w:t>有限公司</w:t>
    </w:r>
    <w:r w:rsidR="00E12B4B" w:rsidRPr="006C303C">
      <w:rPr>
        <w:rFonts w:ascii="Times New Roman" w:hAnsi="Times New Roman" w:hint="eastAsia"/>
        <w:b/>
        <w:kern w:val="2"/>
        <w:sz w:val="18"/>
        <w:szCs w:val="18"/>
        <w:lang w:eastAsia="zh-CN"/>
      </w:rPr>
      <w:t>版权所有</w:t>
    </w:r>
  </w:p>
  <w:p w14:paraId="4467DE61" w14:textId="24116021" w:rsidR="00E12B4B" w:rsidRPr="006C303C" w:rsidRDefault="00E12B4B" w:rsidP="008067AA">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本文档中所包含的信息属于</w:t>
    </w:r>
    <w:r w:rsidR="00F15A21">
      <w:rPr>
        <w:rFonts w:ascii="Times New Roman" w:hAnsi="Times New Roman" w:hint="eastAsia"/>
        <w:b/>
        <w:kern w:val="2"/>
        <w:sz w:val="18"/>
        <w:szCs w:val="18"/>
        <w:lang w:eastAsia="zh-CN"/>
      </w:rPr>
      <w:t>Orz</w:t>
    </w:r>
    <w:r w:rsidR="00F15A21">
      <w:rPr>
        <w:rFonts w:ascii="Times New Roman" w:hAnsi="Times New Roman" w:hint="eastAsia"/>
        <w:b/>
        <w:kern w:val="2"/>
        <w:sz w:val="18"/>
        <w:szCs w:val="18"/>
        <w:lang w:eastAsia="zh-CN"/>
      </w:rPr>
      <w:t>科技</w:t>
    </w:r>
    <w:r w:rsidR="001A73D4" w:rsidRPr="001A73D4">
      <w:rPr>
        <w:rFonts w:ascii="Times New Roman" w:hAnsi="Times New Roman" w:hint="eastAsia"/>
        <w:b/>
        <w:kern w:val="2"/>
        <w:sz w:val="18"/>
        <w:szCs w:val="18"/>
        <w:lang w:eastAsia="zh-CN"/>
      </w:rPr>
      <w:t>有限公司</w:t>
    </w:r>
    <w:r w:rsidRPr="006C303C">
      <w:rPr>
        <w:rFonts w:ascii="Times New Roman" w:hAnsi="Times New Roman" w:hint="eastAsia"/>
        <w:b/>
        <w:kern w:val="2"/>
        <w:sz w:val="18"/>
        <w:szCs w:val="18"/>
        <w:lang w:eastAsia="zh-CN"/>
      </w:rPr>
      <w:t>的机密信息</w:t>
    </w:r>
  </w:p>
  <w:p w14:paraId="5FCAF661" w14:textId="77777777" w:rsidR="00E12B4B" w:rsidRPr="008067AA" w:rsidRDefault="00E12B4B" w:rsidP="008067AA">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未经许可，不可全部或部分发表、复制、使用于任何目的</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1BF04" w14:textId="77777777" w:rsidR="00E12B4B" w:rsidRPr="006C303C" w:rsidRDefault="00E12B4B" w:rsidP="00C87A4B">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北京</w:t>
    </w:r>
    <w:proofErr w:type="gramStart"/>
    <w:r>
      <w:rPr>
        <w:rFonts w:ascii="Times New Roman" w:hAnsi="Times New Roman" w:hint="eastAsia"/>
        <w:b/>
        <w:kern w:val="2"/>
        <w:sz w:val="18"/>
        <w:szCs w:val="18"/>
        <w:lang w:eastAsia="zh-CN"/>
      </w:rPr>
      <w:t>中盈安信</w:t>
    </w:r>
    <w:proofErr w:type="gramEnd"/>
    <w:r>
      <w:rPr>
        <w:rFonts w:ascii="Times New Roman" w:hAnsi="Times New Roman" w:hint="eastAsia"/>
        <w:b/>
        <w:kern w:val="2"/>
        <w:sz w:val="18"/>
        <w:szCs w:val="18"/>
        <w:lang w:eastAsia="zh-CN"/>
      </w:rPr>
      <w:t>技术服务</w:t>
    </w:r>
    <w:r w:rsidRPr="006C303C">
      <w:rPr>
        <w:rFonts w:ascii="Times New Roman" w:hAnsi="Times New Roman" w:hint="eastAsia"/>
        <w:b/>
        <w:kern w:val="2"/>
        <w:sz w:val="18"/>
        <w:szCs w:val="18"/>
        <w:lang w:eastAsia="zh-CN"/>
      </w:rPr>
      <w:t>有限公司版权所有</w:t>
    </w:r>
  </w:p>
  <w:p w14:paraId="6339F4C9" w14:textId="77777777" w:rsidR="00E12B4B" w:rsidRPr="006C303C" w:rsidRDefault="00E12B4B" w:rsidP="00C87A4B">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本文档中所包含的信息属于</w:t>
    </w:r>
    <w:r>
      <w:rPr>
        <w:rFonts w:ascii="Times New Roman" w:hAnsi="Times New Roman" w:hint="eastAsia"/>
        <w:b/>
        <w:kern w:val="2"/>
        <w:sz w:val="18"/>
        <w:szCs w:val="18"/>
        <w:lang w:eastAsia="zh-CN"/>
      </w:rPr>
      <w:t>北京</w:t>
    </w:r>
    <w:proofErr w:type="gramStart"/>
    <w:r>
      <w:rPr>
        <w:rFonts w:ascii="Times New Roman" w:hAnsi="Times New Roman" w:hint="eastAsia"/>
        <w:b/>
        <w:kern w:val="2"/>
        <w:sz w:val="18"/>
        <w:szCs w:val="18"/>
        <w:lang w:eastAsia="zh-CN"/>
      </w:rPr>
      <w:t>中盈安信</w:t>
    </w:r>
    <w:proofErr w:type="gramEnd"/>
    <w:r>
      <w:rPr>
        <w:rFonts w:ascii="Times New Roman" w:hAnsi="Times New Roman" w:hint="eastAsia"/>
        <w:b/>
        <w:kern w:val="2"/>
        <w:sz w:val="18"/>
        <w:szCs w:val="18"/>
        <w:lang w:eastAsia="zh-CN"/>
      </w:rPr>
      <w:t>技术服务有限</w:t>
    </w:r>
    <w:r w:rsidRPr="006C303C">
      <w:rPr>
        <w:rFonts w:ascii="Times New Roman" w:hAnsi="Times New Roman" w:hint="eastAsia"/>
        <w:b/>
        <w:kern w:val="2"/>
        <w:sz w:val="18"/>
        <w:szCs w:val="18"/>
        <w:lang w:eastAsia="zh-CN"/>
      </w:rPr>
      <w:t>公司的机密信息</w:t>
    </w:r>
  </w:p>
  <w:p w14:paraId="4170B848" w14:textId="77777777" w:rsidR="00E12B4B" w:rsidRPr="00C87A4B" w:rsidRDefault="00E12B4B" w:rsidP="00C87A4B">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未经许可，不可全部或部分发表、复制、使用于任何目的</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D8597" w14:textId="4FFC98AA" w:rsidR="00E12B4B" w:rsidRDefault="008E3FAD" w:rsidP="001A73D4">
    <w:pPr>
      <w:pStyle w:val="a5"/>
      <w:ind w:firstLineChars="98" w:firstLine="177"/>
      <w:rPr>
        <w:rFonts w:ascii="Times New Roman" w:eastAsia="宋体" w:hAnsi="Times New Roman" w:cs="Times New Roman"/>
        <w:b/>
      </w:rPr>
    </w:pPr>
    <w:r>
      <w:rPr>
        <w:rFonts w:ascii="Times New Roman" w:eastAsia="宋体" w:hAnsi="Times New Roman" w:cs="Times New Roman" w:hint="eastAsia"/>
        <w:b/>
      </w:rPr>
      <w:t>Orz</w:t>
    </w:r>
    <w:r>
      <w:rPr>
        <w:rFonts w:ascii="Times New Roman" w:eastAsia="宋体" w:hAnsi="Times New Roman" w:cs="Times New Roman" w:hint="eastAsia"/>
        <w:b/>
      </w:rPr>
      <w:t>科技</w:t>
    </w:r>
    <w:r w:rsidR="001A73D4" w:rsidRPr="001A73D4">
      <w:rPr>
        <w:rFonts w:ascii="Times New Roman" w:eastAsia="宋体" w:hAnsi="Times New Roman" w:cs="Times New Roman" w:hint="eastAsia"/>
        <w:b/>
      </w:rPr>
      <w:t>有限公司</w:t>
    </w:r>
  </w:p>
  <w:p w14:paraId="685AD61B" w14:textId="77777777" w:rsidR="00E12B4B" w:rsidRPr="008067AA" w:rsidRDefault="009057A2" w:rsidP="008067AA">
    <w:pPr>
      <w:pStyle w:val="a5"/>
    </w:pPr>
    <w:r>
      <w:rPr>
        <w:rFonts w:ascii="Times New Roman" w:eastAsia="宋体" w:hAnsi="Times New Roman" w:cs="Times New Roman" w:hint="eastAsia"/>
        <w:b/>
      </w:rPr>
      <w:t xml:space="preserve">                                    </w:t>
    </w:r>
    <w:r w:rsidR="001A73D4">
      <w:rPr>
        <w:rFonts w:ascii="Times New Roman" w:eastAsia="宋体" w:hAnsi="Times New Roman" w:cs="Times New Roman" w:hint="eastAsia"/>
        <w:b/>
      </w:rPr>
      <w:t xml:space="preserve">  </w:t>
    </w:r>
    <w:r w:rsidR="00EA78A9">
      <w:rPr>
        <w:rFonts w:ascii="Times New Roman" w:eastAsia="宋体" w:hAnsi="Times New Roman" w:cs="Times New Roman" w:hint="eastAsia"/>
        <w:b/>
      </w:rPr>
      <w:t xml:space="preserve">            </w:t>
    </w:r>
    <w:r w:rsidR="00F04C51" w:rsidRPr="00F61152">
      <w:rPr>
        <w:rFonts w:ascii="Times New Roman" w:eastAsia="宋体" w:hAnsi="Times New Roman" w:cs="Times New Roman"/>
        <w:b/>
      </w:rPr>
      <w:fldChar w:fldCharType="begin"/>
    </w:r>
    <w:r w:rsidR="00F61152" w:rsidRPr="00F61152">
      <w:rPr>
        <w:rFonts w:ascii="Times New Roman" w:eastAsia="宋体" w:hAnsi="Times New Roman" w:cs="Times New Roman"/>
        <w:b/>
      </w:rPr>
      <w:instrText>PAGE  \* Arabic  \* MERGEFORMAT</w:instrText>
    </w:r>
    <w:r w:rsidR="00F04C51" w:rsidRPr="00F61152">
      <w:rPr>
        <w:rFonts w:ascii="Times New Roman" w:eastAsia="宋体" w:hAnsi="Times New Roman" w:cs="Times New Roman"/>
        <w:b/>
      </w:rPr>
      <w:fldChar w:fldCharType="separate"/>
    </w:r>
    <w:r w:rsidR="001A73D4">
      <w:rPr>
        <w:rFonts w:ascii="Times New Roman" w:eastAsia="宋体" w:hAnsi="Times New Roman" w:cs="Times New Roman"/>
        <w:b/>
        <w:noProof/>
      </w:rPr>
      <w:t>7</w:t>
    </w:r>
    <w:r w:rsidR="00F04C51" w:rsidRPr="00F61152">
      <w:rPr>
        <w:rFonts w:ascii="Times New Roman" w:eastAsia="宋体" w:hAnsi="Times New Roman" w:cs="Times New Roman"/>
        <w:b/>
      </w:rPr>
      <w:fldChar w:fldCharType="end"/>
    </w:r>
    <w:r w:rsidR="00F61152" w:rsidRPr="00F61152">
      <w:rPr>
        <w:rFonts w:ascii="Times New Roman" w:eastAsia="宋体" w:hAnsi="Times New Roman" w:cs="Times New Roman"/>
        <w:b/>
      </w:rPr>
      <w:t xml:space="preserve"> / </w:t>
    </w:r>
    <w:fldSimple w:instr="NUMPAGES  \* Arabic  \* MERGEFORMAT">
      <w:r w:rsidR="001A73D4" w:rsidRPr="001A73D4">
        <w:rPr>
          <w:rFonts w:ascii="Times New Roman" w:eastAsia="宋体" w:hAnsi="Times New Roman" w:cs="Times New Roman"/>
          <w:b/>
          <w:noProof/>
        </w:rP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299FB" w14:textId="77777777" w:rsidR="0068712D" w:rsidRDefault="0068712D" w:rsidP="00817C66">
      <w:r>
        <w:separator/>
      </w:r>
    </w:p>
  </w:footnote>
  <w:footnote w:type="continuationSeparator" w:id="0">
    <w:p w14:paraId="0E74DEFA" w14:textId="77777777" w:rsidR="0068712D" w:rsidRDefault="0068712D" w:rsidP="00817C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E1737" w14:textId="570882D0" w:rsidR="00E12B4B" w:rsidRDefault="00565D57">
    <w:pPr>
      <w:pStyle w:val="a3"/>
    </w:pPr>
    <w:r>
      <w:rPr>
        <w:noProof/>
      </w:rPr>
      <w:drawing>
        <wp:inline distT="0" distB="0" distL="0" distR="0" wp14:anchorId="7C8F5A86" wp14:editId="1E9D6BFC">
          <wp:extent cx="447350" cy="590550"/>
          <wp:effectExtent l="0" t="0" r="0" b="0"/>
          <wp:docPr id="642491533" name="图片 642491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
                  <a:stretch>
                    <a:fillRect/>
                  </a:stretch>
                </pic:blipFill>
                <pic:spPr>
                  <a:xfrm>
                    <a:off x="0" y="0"/>
                    <a:ext cx="453371" cy="598499"/>
                  </a:xfrm>
                  <a:prstGeom prst="rect">
                    <a:avLst/>
                  </a:prstGeom>
                </pic:spPr>
              </pic:pic>
            </a:graphicData>
          </a:graphic>
        </wp:inline>
      </w:drawing>
    </w:r>
    <w:r w:rsidR="00E12B4B">
      <w:ptab w:relativeTo="margin" w:alignment="center" w:leader="none"/>
    </w:r>
    <w:r w:rsidR="00E12B4B">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7095" w14:textId="77777777" w:rsidR="00E12B4B" w:rsidRDefault="00E12B4B" w:rsidP="00C87A4B">
    <w:pPr>
      <w:pStyle w:val="a3"/>
      <w:jc w:val="left"/>
    </w:pPr>
    <w:r>
      <w:rPr>
        <w:noProof/>
      </w:rPr>
      <w:drawing>
        <wp:inline distT="0" distB="0" distL="0" distR="0" wp14:anchorId="1B8394CB" wp14:editId="21EFE22D">
          <wp:extent cx="1247775" cy="323850"/>
          <wp:effectExtent l="0" t="0" r="9525" b="0"/>
          <wp:docPr id="1836322925" name="图片 1836322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247950" cy="323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3CA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73B099E"/>
    <w:multiLevelType w:val="hybridMultilevel"/>
    <w:tmpl w:val="424259F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7741F16"/>
    <w:multiLevelType w:val="hybridMultilevel"/>
    <w:tmpl w:val="80D60E9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0AF80C51"/>
    <w:multiLevelType w:val="hybridMultilevel"/>
    <w:tmpl w:val="618A70E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0E3B1DE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EBC68FE"/>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2D41121"/>
    <w:multiLevelType w:val="hybridMultilevel"/>
    <w:tmpl w:val="9B580C56"/>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7" w15:restartNumberingAfterBreak="0">
    <w:nsid w:val="142C040A"/>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143D1BD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180770DA"/>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1DDC35D3"/>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20230E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239E0ACC"/>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4463B2A"/>
    <w:multiLevelType w:val="hybridMultilevel"/>
    <w:tmpl w:val="DD22077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2473037A"/>
    <w:multiLevelType w:val="hybridMultilevel"/>
    <w:tmpl w:val="8D5C7CC6"/>
    <w:lvl w:ilvl="0" w:tplc="FCC6EAAC">
      <w:start w:val="1"/>
      <w:numFmt w:val="decimal"/>
      <w:lvlText w:val="%1."/>
      <w:lvlJc w:val="righ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255F5C7B"/>
    <w:multiLevelType w:val="hybridMultilevel"/>
    <w:tmpl w:val="8850D04C"/>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6" w15:restartNumberingAfterBreak="0">
    <w:nsid w:val="25CD712E"/>
    <w:multiLevelType w:val="hybridMultilevel"/>
    <w:tmpl w:val="7F0EBEE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264F7059"/>
    <w:multiLevelType w:val="hybridMultilevel"/>
    <w:tmpl w:val="9B580C56"/>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8" w15:restartNumberingAfterBreak="0">
    <w:nsid w:val="29A903B7"/>
    <w:multiLevelType w:val="hybridMultilevel"/>
    <w:tmpl w:val="71345FC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2A6C3CFB"/>
    <w:multiLevelType w:val="hybridMultilevel"/>
    <w:tmpl w:val="3828B50E"/>
    <w:lvl w:ilvl="0" w:tplc="BA18A1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2D5C6B17"/>
    <w:multiLevelType w:val="hybridMultilevel"/>
    <w:tmpl w:val="4A9EE29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1" w15:restartNumberingAfterBreak="0">
    <w:nsid w:val="33463AA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34E14B4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373A7C0C"/>
    <w:multiLevelType w:val="hybridMultilevel"/>
    <w:tmpl w:val="9B580C56"/>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4" w15:restartNumberingAfterBreak="0">
    <w:nsid w:val="38491644"/>
    <w:multiLevelType w:val="hybridMultilevel"/>
    <w:tmpl w:val="B59E0E3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3AAE6FEE"/>
    <w:multiLevelType w:val="hybridMultilevel"/>
    <w:tmpl w:val="B1BAD76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6" w15:restartNumberingAfterBreak="0">
    <w:nsid w:val="3C4C70F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7" w15:restartNumberingAfterBreak="0">
    <w:nsid w:val="41551F0F"/>
    <w:multiLevelType w:val="hybridMultilevel"/>
    <w:tmpl w:val="807820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41D13159"/>
    <w:multiLevelType w:val="hybridMultilevel"/>
    <w:tmpl w:val="A0B4B8C8"/>
    <w:lvl w:ilvl="0" w:tplc="04090019">
      <w:start w:val="1"/>
      <w:numFmt w:val="lowerLetter"/>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9" w15:restartNumberingAfterBreak="0">
    <w:nsid w:val="44756C9F"/>
    <w:multiLevelType w:val="hybridMultilevel"/>
    <w:tmpl w:val="57FA767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0" w15:restartNumberingAfterBreak="0">
    <w:nsid w:val="452F7108"/>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46E44B31"/>
    <w:multiLevelType w:val="hybridMultilevel"/>
    <w:tmpl w:val="9B580C56"/>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2" w15:restartNumberingAfterBreak="0">
    <w:nsid w:val="4850565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15:restartNumberingAfterBreak="0">
    <w:nsid w:val="4C9362D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4" w15:restartNumberingAfterBreak="0">
    <w:nsid w:val="50BC0CC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5" w15:restartNumberingAfterBreak="0">
    <w:nsid w:val="525E2B1B"/>
    <w:multiLevelType w:val="hybridMultilevel"/>
    <w:tmpl w:val="C556F3F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6" w15:restartNumberingAfterBreak="0">
    <w:nsid w:val="547D0247"/>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7" w15:restartNumberingAfterBreak="0">
    <w:nsid w:val="588415E3"/>
    <w:multiLevelType w:val="hybridMultilevel"/>
    <w:tmpl w:val="9B580C56"/>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8" w15:restartNumberingAfterBreak="0">
    <w:nsid w:val="59E45B0B"/>
    <w:multiLevelType w:val="hybridMultilevel"/>
    <w:tmpl w:val="DB9A484A"/>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9" w15:restartNumberingAfterBreak="0">
    <w:nsid w:val="5A5A07C8"/>
    <w:multiLevelType w:val="multilevel"/>
    <w:tmpl w:val="6C789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152346"/>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1" w15:restartNumberingAfterBreak="0">
    <w:nsid w:val="5E594524"/>
    <w:multiLevelType w:val="hybridMultilevel"/>
    <w:tmpl w:val="9B580C56"/>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42" w15:restartNumberingAfterBreak="0">
    <w:nsid w:val="5FFD40B8"/>
    <w:multiLevelType w:val="hybridMultilevel"/>
    <w:tmpl w:val="9B580C56"/>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43" w15:restartNumberingAfterBreak="0">
    <w:nsid w:val="61385F32"/>
    <w:multiLevelType w:val="hybridMultilevel"/>
    <w:tmpl w:val="AA982AE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4" w15:restartNumberingAfterBreak="0">
    <w:nsid w:val="614435D2"/>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5" w15:restartNumberingAfterBreak="0">
    <w:nsid w:val="620224E3"/>
    <w:multiLevelType w:val="hybridMultilevel"/>
    <w:tmpl w:val="ABF09E20"/>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6" w15:restartNumberingAfterBreak="0">
    <w:nsid w:val="639B73C9"/>
    <w:multiLevelType w:val="hybridMultilevel"/>
    <w:tmpl w:val="9B580C56"/>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47" w15:restartNumberingAfterBreak="0">
    <w:nsid w:val="6557094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7C2498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9" w15:restartNumberingAfterBreak="0">
    <w:nsid w:val="6B07382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0" w15:restartNumberingAfterBreak="0">
    <w:nsid w:val="6C472D5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1" w15:restartNumberingAfterBreak="0">
    <w:nsid w:val="6DB875F4"/>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2" w15:restartNumberingAfterBreak="0">
    <w:nsid w:val="6F543D19"/>
    <w:multiLevelType w:val="hybridMultilevel"/>
    <w:tmpl w:val="9B580C56"/>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53" w15:restartNumberingAfterBreak="0">
    <w:nsid w:val="72712582"/>
    <w:multiLevelType w:val="hybridMultilevel"/>
    <w:tmpl w:val="E9BA26CE"/>
    <w:lvl w:ilvl="0" w:tplc="7B282C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73182BD6"/>
    <w:multiLevelType w:val="hybridMultilevel"/>
    <w:tmpl w:val="16121E7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5" w15:restartNumberingAfterBreak="0">
    <w:nsid w:val="735266A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6" w15:restartNumberingAfterBreak="0">
    <w:nsid w:val="7646325E"/>
    <w:multiLevelType w:val="hybridMultilevel"/>
    <w:tmpl w:val="9B580C56"/>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57" w15:restartNumberingAfterBreak="0">
    <w:nsid w:val="76672872"/>
    <w:multiLevelType w:val="hybridMultilevel"/>
    <w:tmpl w:val="8A42845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8" w15:restartNumberingAfterBreak="0">
    <w:nsid w:val="7E3D36A8"/>
    <w:multiLevelType w:val="hybridMultilevel"/>
    <w:tmpl w:val="9B580C56"/>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59" w15:restartNumberingAfterBreak="0">
    <w:nsid w:val="7F13549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974948119">
    <w:abstractNumId w:val="55"/>
  </w:num>
  <w:num w:numId="2" w16cid:durableId="887372744">
    <w:abstractNumId w:val="26"/>
  </w:num>
  <w:num w:numId="3" w16cid:durableId="1388139535">
    <w:abstractNumId w:val="48"/>
  </w:num>
  <w:num w:numId="4" w16cid:durableId="824321289">
    <w:abstractNumId w:val="13"/>
  </w:num>
  <w:num w:numId="5" w16cid:durableId="734814644">
    <w:abstractNumId w:val="16"/>
  </w:num>
  <w:num w:numId="6" w16cid:durableId="1394545240">
    <w:abstractNumId w:val="20"/>
  </w:num>
  <w:num w:numId="7" w16cid:durableId="1744983329">
    <w:abstractNumId w:val="3"/>
  </w:num>
  <w:num w:numId="8" w16cid:durableId="1752850543">
    <w:abstractNumId w:val="38"/>
  </w:num>
  <w:num w:numId="9" w16cid:durableId="1681660529">
    <w:abstractNumId w:val="45"/>
  </w:num>
  <w:num w:numId="10" w16cid:durableId="1403914097">
    <w:abstractNumId w:val="53"/>
  </w:num>
  <w:num w:numId="11" w16cid:durableId="448282989">
    <w:abstractNumId w:val="57"/>
  </w:num>
  <w:num w:numId="12" w16cid:durableId="451367154">
    <w:abstractNumId w:val="43"/>
  </w:num>
  <w:num w:numId="13" w16cid:durableId="1562594678">
    <w:abstractNumId w:val="35"/>
  </w:num>
  <w:num w:numId="14" w16cid:durableId="566039417">
    <w:abstractNumId w:val="27"/>
  </w:num>
  <w:num w:numId="15" w16cid:durableId="888146212">
    <w:abstractNumId w:val="1"/>
  </w:num>
  <w:num w:numId="16" w16cid:durableId="869877575">
    <w:abstractNumId w:val="18"/>
  </w:num>
  <w:num w:numId="17" w16cid:durableId="1901624900">
    <w:abstractNumId w:val="24"/>
  </w:num>
  <w:num w:numId="18" w16cid:durableId="1647778740">
    <w:abstractNumId w:val="25"/>
  </w:num>
  <w:num w:numId="19" w16cid:durableId="1660380658">
    <w:abstractNumId w:val="11"/>
  </w:num>
  <w:num w:numId="20" w16cid:durableId="1194533681">
    <w:abstractNumId w:val="19"/>
  </w:num>
  <w:num w:numId="21" w16cid:durableId="2125879984">
    <w:abstractNumId w:val="54"/>
  </w:num>
  <w:num w:numId="22" w16cid:durableId="1403334734">
    <w:abstractNumId w:val="4"/>
  </w:num>
  <w:num w:numId="23" w16cid:durableId="1017538270">
    <w:abstractNumId w:val="30"/>
  </w:num>
  <w:num w:numId="24" w16cid:durableId="727533798">
    <w:abstractNumId w:val="10"/>
  </w:num>
  <w:num w:numId="25" w16cid:durableId="1443839530">
    <w:abstractNumId w:val="51"/>
  </w:num>
  <w:num w:numId="26" w16cid:durableId="394669399">
    <w:abstractNumId w:val="44"/>
  </w:num>
  <w:num w:numId="27" w16cid:durableId="1211646155">
    <w:abstractNumId w:val="21"/>
  </w:num>
  <w:num w:numId="28" w16cid:durableId="344403916">
    <w:abstractNumId w:val="0"/>
  </w:num>
  <w:num w:numId="29" w16cid:durableId="1278372947">
    <w:abstractNumId w:val="8"/>
  </w:num>
  <w:num w:numId="30" w16cid:durableId="737092373">
    <w:abstractNumId w:val="40"/>
  </w:num>
  <w:num w:numId="31" w16cid:durableId="2130540781">
    <w:abstractNumId w:val="47"/>
  </w:num>
  <w:num w:numId="32" w16cid:durableId="1174682492">
    <w:abstractNumId w:val="12"/>
  </w:num>
  <w:num w:numId="33" w16cid:durableId="1803959385">
    <w:abstractNumId w:val="7"/>
  </w:num>
  <w:num w:numId="34" w16cid:durableId="1227956125">
    <w:abstractNumId w:val="36"/>
  </w:num>
  <w:num w:numId="35" w16cid:durableId="1848055297">
    <w:abstractNumId w:val="5"/>
  </w:num>
  <w:num w:numId="36" w16cid:durableId="1313870309">
    <w:abstractNumId w:val="59"/>
  </w:num>
  <w:num w:numId="37" w16cid:durableId="670988278">
    <w:abstractNumId w:val="50"/>
  </w:num>
  <w:num w:numId="38" w16cid:durableId="75908997">
    <w:abstractNumId w:val="32"/>
  </w:num>
  <w:num w:numId="39" w16cid:durableId="1110319343">
    <w:abstractNumId w:val="49"/>
  </w:num>
  <w:num w:numId="40" w16cid:durableId="562496126">
    <w:abstractNumId w:val="22"/>
  </w:num>
  <w:num w:numId="41" w16cid:durableId="1006060075">
    <w:abstractNumId w:val="9"/>
  </w:num>
  <w:num w:numId="42" w16cid:durableId="1325426788">
    <w:abstractNumId w:val="2"/>
  </w:num>
  <w:num w:numId="43" w16cid:durableId="696274543">
    <w:abstractNumId w:val="28"/>
  </w:num>
  <w:num w:numId="44" w16cid:durableId="264074077">
    <w:abstractNumId w:val="29"/>
  </w:num>
  <w:num w:numId="45" w16cid:durableId="2090536476">
    <w:abstractNumId w:val="15"/>
  </w:num>
  <w:num w:numId="46" w16cid:durableId="1489134565">
    <w:abstractNumId w:val="34"/>
  </w:num>
  <w:num w:numId="47" w16cid:durableId="8410067">
    <w:abstractNumId w:val="33"/>
  </w:num>
  <w:num w:numId="48" w16cid:durableId="50155242">
    <w:abstractNumId w:val="17"/>
  </w:num>
  <w:num w:numId="49" w16cid:durableId="855923043">
    <w:abstractNumId w:val="41"/>
  </w:num>
  <w:num w:numId="50" w16cid:durableId="399250634">
    <w:abstractNumId w:val="52"/>
  </w:num>
  <w:num w:numId="51" w16cid:durableId="2099980173">
    <w:abstractNumId w:val="58"/>
  </w:num>
  <w:num w:numId="52" w16cid:durableId="468744785">
    <w:abstractNumId w:val="23"/>
  </w:num>
  <w:num w:numId="53" w16cid:durableId="162430422">
    <w:abstractNumId w:val="42"/>
  </w:num>
  <w:num w:numId="54" w16cid:durableId="1115709014">
    <w:abstractNumId w:val="46"/>
  </w:num>
  <w:num w:numId="55" w16cid:durableId="1847864377">
    <w:abstractNumId w:val="31"/>
  </w:num>
  <w:num w:numId="56" w16cid:durableId="1217205038">
    <w:abstractNumId w:val="37"/>
  </w:num>
  <w:num w:numId="57" w16cid:durableId="1922332901">
    <w:abstractNumId w:val="56"/>
  </w:num>
  <w:num w:numId="58" w16cid:durableId="1110122580">
    <w:abstractNumId w:val="6"/>
  </w:num>
  <w:num w:numId="59" w16cid:durableId="18513335">
    <w:abstractNumId w:val="14"/>
  </w:num>
  <w:num w:numId="60" w16cid:durableId="1785347948">
    <w:abstractNumId w:val="3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45744">
    <w15:presenceInfo w15:providerId="AD" w15:userId="S::t45744@365i.top::7b0c3707-4eb5-4c4a-9fa6-f6f074e5f6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trackRevision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8653B"/>
    <w:rsid w:val="00010980"/>
    <w:rsid w:val="00024992"/>
    <w:rsid w:val="00040761"/>
    <w:rsid w:val="00051CE1"/>
    <w:rsid w:val="00061495"/>
    <w:rsid w:val="000716B6"/>
    <w:rsid w:val="00080B12"/>
    <w:rsid w:val="000A1DF4"/>
    <w:rsid w:val="000B11DC"/>
    <w:rsid w:val="000B3CC8"/>
    <w:rsid w:val="000C5065"/>
    <w:rsid w:val="000D1C22"/>
    <w:rsid w:val="000D2AF3"/>
    <w:rsid w:val="000E0A90"/>
    <w:rsid w:val="001022CA"/>
    <w:rsid w:val="00103D0A"/>
    <w:rsid w:val="00132084"/>
    <w:rsid w:val="00137022"/>
    <w:rsid w:val="0016358B"/>
    <w:rsid w:val="00164E92"/>
    <w:rsid w:val="00166BC1"/>
    <w:rsid w:val="00171F84"/>
    <w:rsid w:val="001747D7"/>
    <w:rsid w:val="001813DC"/>
    <w:rsid w:val="00194ED4"/>
    <w:rsid w:val="00197A89"/>
    <w:rsid w:val="001A595F"/>
    <w:rsid w:val="001A73D4"/>
    <w:rsid w:val="001B1D73"/>
    <w:rsid w:val="001B5184"/>
    <w:rsid w:val="001B7D6B"/>
    <w:rsid w:val="001C0967"/>
    <w:rsid w:val="001D352F"/>
    <w:rsid w:val="001D77C1"/>
    <w:rsid w:val="001E7247"/>
    <w:rsid w:val="002136D1"/>
    <w:rsid w:val="00222244"/>
    <w:rsid w:val="00236922"/>
    <w:rsid w:val="0027357E"/>
    <w:rsid w:val="00285A04"/>
    <w:rsid w:val="0029566C"/>
    <w:rsid w:val="00296F3A"/>
    <w:rsid w:val="002A4557"/>
    <w:rsid w:val="002C602F"/>
    <w:rsid w:val="002C779E"/>
    <w:rsid w:val="002E5076"/>
    <w:rsid w:val="00306B64"/>
    <w:rsid w:val="00310CDE"/>
    <w:rsid w:val="00320C42"/>
    <w:rsid w:val="0033243B"/>
    <w:rsid w:val="00342ECF"/>
    <w:rsid w:val="00344619"/>
    <w:rsid w:val="00366C46"/>
    <w:rsid w:val="003951F9"/>
    <w:rsid w:val="003B15AF"/>
    <w:rsid w:val="003C2C2E"/>
    <w:rsid w:val="003D73C1"/>
    <w:rsid w:val="003F4039"/>
    <w:rsid w:val="00414CCC"/>
    <w:rsid w:val="00441923"/>
    <w:rsid w:val="00455D93"/>
    <w:rsid w:val="00456BBA"/>
    <w:rsid w:val="00472067"/>
    <w:rsid w:val="00487058"/>
    <w:rsid w:val="004959FB"/>
    <w:rsid w:val="004A2105"/>
    <w:rsid w:val="004A710C"/>
    <w:rsid w:val="004B00DC"/>
    <w:rsid w:val="004B0D91"/>
    <w:rsid w:val="004B5D82"/>
    <w:rsid w:val="00504220"/>
    <w:rsid w:val="00537052"/>
    <w:rsid w:val="00545C90"/>
    <w:rsid w:val="00565D57"/>
    <w:rsid w:val="005832FB"/>
    <w:rsid w:val="005B53B3"/>
    <w:rsid w:val="005E432F"/>
    <w:rsid w:val="005E7C49"/>
    <w:rsid w:val="005F0DE5"/>
    <w:rsid w:val="005F1B57"/>
    <w:rsid w:val="0060162D"/>
    <w:rsid w:val="006261EE"/>
    <w:rsid w:val="00655911"/>
    <w:rsid w:val="00666101"/>
    <w:rsid w:val="0068712D"/>
    <w:rsid w:val="006923D6"/>
    <w:rsid w:val="006929DB"/>
    <w:rsid w:val="006A27F1"/>
    <w:rsid w:val="006A5D11"/>
    <w:rsid w:val="006C53A9"/>
    <w:rsid w:val="006D4C74"/>
    <w:rsid w:val="006E6D49"/>
    <w:rsid w:val="00711490"/>
    <w:rsid w:val="00711A63"/>
    <w:rsid w:val="007674FE"/>
    <w:rsid w:val="0079481B"/>
    <w:rsid w:val="007A5F47"/>
    <w:rsid w:val="007A6175"/>
    <w:rsid w:val="007A6747"/>
    <w:rsid w:val="007B1723"/>
    <w:rsid w:val="007C4B3D"/>
    <w:rsid w:val="00801A55"/>
    <w:rsid w:val="008067AA"/>
    <w:rsid w:val="00817C66"/>
    <w:rsid w:val="00820A0C"/>
    <w:rsid w:val="008237FE"/>
    <w:rsid w:val="0084491F"/>
    <w:rsid w:val="008521B0"/>
    <w:rsid w:val="0085680C"/>
    <w:rsid w:val="00860C80"/>
    <w:rsid w:val="00860E1F"/>
    <w:rsid w:val="008624D3"/>
    <w:rsid w:val="0087643A"/>
    <w:rsid w:val="008B3D72"/>
    <w:rsid w:val="008E3FAD"/>
    <w:rsid w:val="008E4F35"/>
    <w:rsid w:val="008E76BD"/>
    <w:rsid w:val="009057A2"/>
    <w:rsid w:val="00905C96"/>
    <w:rsid w:val="00911751"/>
    <w:rsid w:val="00912A11"/>
    <w:rsid w:val="00930C55"/>
    <w:rsid w:val="00931998"/>
    <w:rsid w:val="0093797C"/>
    <w:rsid w:val="00937B10"/>
    <w:rsid w:val="00941188"/>
    <w:rsid w:val="009510D4"/>
    <w:rsid w:val="00954E7E"/>
    <w:rsid w:val="00960786"/>
    <w:rsid w:val="00965117"/>
    <w:rsid w:val="0096565C"/>
    <w:rsid w:val="0097005B"/>
    <w:rsid w:val="009715FC"/>
    <w:rsid w:val="00995478"/>
    <w:rsid w:val="009B4D06"/>
    <w:rsid w:val="009C2BBD"/>
    <w:rsid w:val="009D2D3C"/>
    <w:rsid w:val="009E0589"/>
    <w:rsid w:val="009E508A"/>
    <w:rsid w:val="009F15EA"/>
    <w:rsid w:val="009F4AB4"/>
    <w:rsid w:val="00A4628D"/>
    <w:rsid w:val="00A46635"/>
    <w:rsid w:val="00A63ECA"/>
    <w:rsid w:val="00A64623"/>
    <w:rsid w:val="00A8119C"/>
    <w:rsid w:val="00A86C5D"/>
    <w:rsid w:val="00A9491D"/>
    <w:rsid w:val="00A97365"/>
    <w:rsid w:val="00AB0A2D"/>
    <w:rsid w:val="00AD112D"/>
    <w:rsid w:val="00B008DE"/>
    <w:rsid w:val="00B02EE0"/>
    <w:rsid w:val="00B353A9"/>
    <w:rsid w:val="00B41AF8"/>
    <w:rsid w:val="00B4222F"/>
    <w:rsid w:val="00B455AD"/>
    <w:rsid w:val="00B63B4B"/>
    <w:rsid w:val="00B769A3"/>
    <w:rsid w:val="00B92784"/>
    <w:rsid w:val="00BA668D"/>
    <w:rsid w:val="00BC5781"/>
    <w:rsid w:val="00BC5C82"/>
    <w:rsid w:val="00BD0416"/>
    <w:rsid w:val="00BD35B6"/>
    <w:rsid w:val="00BE46D4"/>
    <w:rsid w:val="00BF1C70"/>
    <w:rsid w:val="00BF6BDF"/>
    <w:rsid w:val="00C25491"/>
    <w:rsid w:val="00C2780C"/>
    <w:rsid w:val="00C32E4F"/>
    <w:rsid w:val="00C35720"/>
    <w:rsid w:val="00C51BEE"/>
    <w:rsid w:val="00C87A4B"/>
    <w:rsid w:val="00C92DD5"/>
    <w:rsid w:val="00C953AB"/>
    <w:rsid w:val="00CB5120"/>
    <w:rsid w:val="00CC6678"/>
    <w:rsid w:val="00CD0618"/>
    <w:rsid w:val="00CF126F"/>
    <w:rsid w:val="00D1245E"/>
    <w:rsid w:val="00D12C26"/>
    <w:rsid w:val="00D15CED"/>
    <w:rsid w:val="00D20BCA"/>
    <w:rsid w:val="00D2410F"/>
    <w:rsid w:val="00D62F66"/>
    <w:rsid w:val="00D645A9"/>
    <w:rsid w:val="00D904E1"/>
    <w:rsid w:val="00DB4B82"/>
    <w:rsid w:val="00DB7B02"/>
    <w:rsid w:val="00DC1287"/>
    <w:rsid w:val="00DD0059"/>
    <w:rsid w:val="00DD5F7A"/>
    <w:rsid w:val="00DE4592"/>
    <w:rsid w:val="00DF75DE"/>
    <w:rsid w:val="00E12663"/>
    <w:rsid w:val="00E12B4B"/>
    <w:rsid w:val="00E41391"/>
    <w:rsid w:val="00E72B76"/>
    <w:rsid w:val="00E97885"/>
    <w:rsid w:val="00EA3440"/>
    <w:rsid w:val="00EA78A9"/>
    <w:rsid w:val="00EA7D4E"/>
    <w:rsid w:val="00EB6B84"/>
    <w:rsid w:val="00EB6CD8"/>
    <w:rsid w:val="00EC0893"/>
    <w:rsid w:val="00EE7213"/>
    <w:rsid w:val="00EF0180"/>
    <w:rsid w:val="00F01966"/>
    <w:rsid w:val="00F04C51"/>
    <w:rsid w:val="00F05779"/>
    <w:rsid w:val="00F13E15"/>
    <w:rsid w:val="00F15A21"/>
    <w:rsid w:val="00F25D28"/>
    <w:rsid w:val="00F3199F"/>
    <w:rsid w:val="00F323C4"/>
    <w:rsid w:val="00F329FF"/>
    <w:rsid w:val="00F437F4"/>
    <w:rsid w:val="00F46C93"/>
    <w:rsid w:val="00F50525"/>
    <w:rsid w:val="00F61152"/>
    <w:rsid w:val="00F65F8E"/>
    <w:rsid w:val="00F8653B"/>
    <w:rsid w:val="00F8797A"/>
    <w:rsid w:val="00F917C9"/>
    <w:rsid w:val="00FB3848"/>
    <w:rsid w:val="00FB7DB1"/>
    <w:rsid w:val="00FD47E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9C3F29"/>
  <w15:docId w15:val="{86850574-8669-ED49-A014-285F0EEF5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1A55"/>
    <w:pPr>
      <w:widowControl w:val="0"/>
      <w:jc w:val="both"/>
    </w:pPr>
  </w:style>
  <w:style w:type="paragraph" w:styleId="1">
    <w:name w:val="heading 1"/>
    <w:basedOn w:val="a"/>
    <w:next w:val="a"/>
    <w:link w:val="10"/>
    <w:uiPriority w:val="9"/>
    <w:qFormat/>
    <w:rsid w:val="000716B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51CE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051CE1"/>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9D2D3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7C6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17C66"/>
    <w:rPr>
      <w:sz w:val="18"/>
      <w:szCs w:val="18"/>
    </w:rPr>
  </w:style>
  <w:style w:type="paragraph" w:styleId="a5">
    <w:name w:val="footer"/>
    <w:basedOn w:val="a"/>
    <w:link w:val="a6"/>
    <w:uiPriority w:val="99"/>
    <w:unhideWhenUsed/>
    <w:rsid w:val="00817C66"/>
    <w:pPr>
      <w:tabs>
        <w:tab w:val="center" w:pos="4153"/>
        <w:tab w:val="right" w:pos="8306"/>
      </w:tabs>
      <w:snapToGrid w:val="0"/>
      <w:jc w:val="left"/>
    </w:pPr>
    <w:rPr>
      <w:sz w:val="18"/>
      <w:szCs w:val="18"/>
    </w:rPr>
  </w:style>
  <w:style w:type="character" w:customStyle="1" w:styleId="a6">
    <w:name w:val="页脚 字符"/>
    <w:basedOn w:val="a0"/>
    <w:link w:val="a5"/>
    <w:uiPriority w:val="99"/>
    <w:rsid w:val="00817C66"/>
    <w:rPr>
      <w:sz w:val="18"/>
      <w:szCs w:val="18"/>
    </w:rPr>
  </w:style>
  <w:style w:type="table" w:styleId="a7">
    <w:name w:val="Table Grid"/>
    <w:basedOn w:val="a1"/>
    <w:uiPriority w:val="59"/>
    <w:rsid w:val="00817C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主题"/>
    <w:basedOn w:val="a"/>
    <w:rsid w:val="00817C66"/>
    <w:pPr>
      <w:adjustRightInd w:val="0"/>
      <w:spacing w:beforeLines="800" w:afterLines="1500" w:line="360" w:lineRule="auto"/>
      <w:ind w:left="1701" w:right="1701"/>
      <w:jc w:val="center"/>
      <w:textAlignment w:val="baseline"/>
    </w:pPr>
    <w:rPr>
      <w:rFonts w:ascii="宋体" w:eastAsia="宋体" w:hAnsi="宋体" w:cs="Times New Roman"/>
      <w:kern w:val="0"/>
      <w:sz w:val="52"/>
      <w:szCs w:val="20"/>
    </w:rPr>
  </w:style>
  <w:style w:type="paragraph" w:styleId="a9">
    <w:name w:val="List Paragraph"/>
    <w:basedOn w:val="a"/>
    <w:uiPriority w:val="34"/>
    <w:qFormat/>
    <w:rsid w:val="005F0DE5"/>
    <w:pPr>
      <w:ind w:firstLineChars="200" w:firstLine="420"/>
    </w:pPr>
  </w:style>
  <w:style w:type="character" w:customStyle="1" w:styleId="10">
    <w:name w:val="标题 1 字符"/>
    <w:basedOn w:val="a0"/>
    <w:link w:val="1"/>
    <w:uiPriority w:val="9"/>
    <w:rsid w:val="000716B6"/>
    <w:rPr>
      <w:b/>
      <w:bCs/>
      <w:kern w:val="44"/>
      <w:sz w:val="44"/>
      <w:szCs w:val="44"/>
    </w:rPr>
  </w:style>
  <w:style w:type="paragraph" w:styleId="TOC">
    <w:name w:val="TOC Heading"/>
    <w:basedOn w:val="1"/>
    <w:next w:val="a"/>
    <w:uiPriority w:val="39"/>
    <w:unhideWhenUsed/>
    <w:qFormat/>
    <w:rsid w:val="000716B6"/>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aa">
    <w:name w:val="Balloon Text"/>
    <w:basedOn w:val="a"/>
    <w:link w:val="ab"/>
    <w:uiPriority w:val="99"/>
    <w:semiHidden/>
    <w:unhideWhenUsed/>
    <w:rsid w:val="000716B6"/>
    <w:rPr>
      <w:sz w:val="18"/>
      <w:szCs w:val="18"/>
    </w:rPr>
  </w:style>
  <w:style w:type="character" w:customStyle="1" w:styleId="ab">
    <w:name w:val="批注框文本 字符"/>
    <w:basedOn w:val="a0"/>
    <w:link w:val="aa"/>
    <w:uiPriority w:val="99"/>
    <w:semiHidden/>
    <w:rsid w:val="000716B6"/>
    <w:rPr>
      <w:sz w:val="18"/>
      <w:szCs w:val="18"/>
    </w:rPr>
  </w:style>
  <w:style w:type="paragraph" w:styleId="TOC1">
    <w:name w:val="toc 1"/>
    <w:basedOn w:val="a"/>
    <w:next w:val="a"/>
    <w:autoRedefine/>
    <w:uiPriority w:val="39"/>
    <w:unhideWhenUsed/>
    <w:rsid w:val="000716B6"/>
    <w:pPr>
      <w:tabs>
        <w:tab w:val="left" w:pos="420"/>
        <w:tab w:val="right" w:leader="dot" w:pos="9628"/>
      </w:tabs>
    </w:pPr>
  </w:style>
  <w:style w:type="character" w:styleId="ac">
    <w:name w:val="Hyperlink"/>
    <w:basedOn w:val="a0"/>
    <w:uiPriority w:val="99"/>
    <w:unhideWhenUsed/>
    <w:rsid w:val="000716B6"/>
    <w:rPr>
      <w:color w:val="0000FF" w:themeColor="hyperlink"/>
      <w:u w:val="single"/>
    </w:rPr>
  </w:style>
  <w:style w:type="character" w:customStyle="1" w:styleId="20">
    <w:name w:val="标题 2 字符"/>
    <w:basedOn w:val="a0"/>
    <w:link w:val="2"/>
    <w:uiPriority w:val="9"/>
    <w:rsid w:val="00051CE1"/>
    <w:rPr>
      <w:rFonts w:asciiTheme="majorHAnsi" w:eastAsiaTheme="majorEastAsia" w:hAnsiTheme="majorHAnsi" w:cstheme="majorBidi"/>
      <w:b/>
      <w:bCs/>
      <w:sz w:val="32"/>
      <w:szCs w:val="32"/>
    </w:rPr>
  </w:style>
  <w:style w:type="character" w:customStyle="1" w:styleId="30">
    <w:name w:val="标题 3 字符"/>
    <w:basedOn w:val="a0"/>
    <w:link w:val="3"/>
    <w:uiPriority w:val="9"/>
    <w:rsid w:val="00051CE1"/>
    <w:rPr>
      <w:b/>
      <w:bCs/>
      <w:sz w:val="32"/>
      <w:szCs w:val="32"/>
    </w:rPr>
  </w:style>
  <w:style w:type="paragraph" w:styleId="TOC2">
    <w:name w:val="toc 2"/>
    <w:basedOn w:val="a"/>
    <w:next w:val="a"/>
    <w:autoRedefine/>
    <w:uiPriority w:val="39"/>
    <w:unhideWhenUsed/>
    <w:rsid w:val="000D2AF3"/>
    <w:pPr>
      <w:ind w:leftChars="200" w:left="420"/>
    </w:pPr>
  </w:style>
  <w:style w:type="paragraph" w:styleId="TOC3">
    <w:name w:val="toc 3"/>
    <w:basedOn w:val="a"/>
    <w:next w:val="a"/>
    <w:autoRedefine/>
    <w:uiPriority w:val="39"/>
    <w:unhideWhenUsed/>
    <w:rsid w:val="000D2AF3"/>
    <w:pPr>
      <w:ind w:leftChars="400" w:left="840"/>
    </w:pPr>
  </w:style>
  <w:style w:type="paragraph" w:customStyle="1" w:styleId="Body1">
    <w:name w:val="*Body 1"/>
    <w:rsid w:val="00C87A4B"/>
    <w:pPr>
      <w:spacing w:before="120" w:after="120" w:line="360" w:lineRule="auto"/>
    </w:pPr>
    <w:rPr>
      <w:rFonts w:ascii="Arial" w:eastAsia="宋体" w:hAnsi="Arial" w:cs="Times New Roman"/>
      <w:kern w:val="0"/>
      <w:sz w:val="24"/>
      <w:szCs w:val="20"/>
      <w:lang w:eastAsia="en-US"/>
    </w:rPr>
  </w:style>
  <w:style w:type="character" w:customStyle="1" w:styleId="40">
    <w:name w:val="标题 4 字符"/>
    <w:basedOn w:val="a0"/>
    <w:link w:val="4"/>
    <w:uiPriority w:val="9"/>
    <w:rsid w:val="009D2D3C"/>
    <w:rPr>
      <w:rFonts w:asciiTheme="majorHAnsi" w:eastAsiaTheme="majorEastAsia" w:hAnsiTheme="majorHAnsi" w:cstheme="majorBidi"/>
      <w:b/>
      <w:bCs/>
      <w:sz w:val="28"/>
      <w:szCs w:val="28"/>
    </w:rPr>
  </w:style>
  <w:style w:type="paragraph" w:styleId="ad">
    <w:name w:val="Body Text Indent"/>
    <w:basedOn w:val="a"/>
    <w:link w:val="ae"/>
    <w:rsid w:val="003951F9"/>
    <w:pPr>
      <w:ind w:left="840" w:firstLine="480"/>
    </w:pPr>
    <w:rPr>
      <w:rFonts w:ascii="Arial" w:eastAsia="宋体" w:hAnsi="Arial" w:cs="Times New Roman"/>
      <w:sz w:val="24"/>
      <w:szCs w:val="24"/>
    </w:rPr>
  </w:style>
  <w:style w:type="character" w:customStyle="1" w:styleId="ae">
    <w:name w:val="正文文本缩进 字符"/>
    <w:basedOn w:val="a0"/>
    <w:link w:val="ad"/>
    <w:rsid w:val="003951F9"/>
    <w:rPr>
      <w:rFonts w:ascii="Arial" w:eastAsia="宋体" w:hAnsi="Arial" w:cs="Times New Roman"/>
      <w:sz w:val="24"/>
      <w:szCs w:val="24"/>
    </w:rPr>
  </w:style>
  <w:style w:type="paragraph" w:styleId="af">
    <w:name w:val="Normal Indent"/>
    <w:basedOn w:val="a"/>
    <w:rsid w:val="0016358B"/>
    <w:pPr>
      <w:ind w:firstLineChars="200" w:firstLine="420"/>
    </w:pPr>
    <w:rPr>
      <w:rFonts w:ascii="Arial" w:eastAsia="宋体" w:hAnsi="Arial" w:cs="Times New Roman"/>
      <w:sz w:val="24"/>
      <w:szCs w:val="24"/>
    </w:rPr>
  </w:style>
  <w:style w:type="paragraph" w:styleId="af0">
    <w:name w:val="Normal (Web)"/>
    <w:basedOn w:val="a"/>
    <w:uiPriority w:val="99"/>
    <w:semiHidden/>
    <w:unhideWhenUsed/>
    <w:rsid w:val="00B008DE"/>
    <w:rPr>
      <w:rFonts w:ascii="Times New Roman" w:hAnsi="Times New Roman" w:cs="Times New Roman"/>
      <w:sz w:val="24"/>
      <w:szCs w:val="24"/>
    </w:rPr>
  </w:style>
  <w:style w:type="paragraph" w:styleId="af1">
    <w:name w:val="Revision"/>
    <w:hidden/>
    <w:uiPriority w:val="99"/>
    <w:semiHidden/>
    <w:rsid w:val="00080B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0980">
      <w:bodyDiv w:val="1"/>
      <w:marLeft w:val="0"/>
      <w:marRight w:val="0"/>
      <w:marTop w:val="0"/>
      <w:marBottom w:val="0"/>
      <w:divBdr>
        <w:top w:val="none" w:sz="0" w:space="0" w:color="auto"/>
        <w:left w:val="none" w:sz="0" w:space="0" w:color="auto"/>
        <w:bottom w:val="none" w:sz="0" w:space="0" w:color="auto"/>
        <w:right w:val="none" w:sz="0" w:space="0" w:color="auto"/>
      </w:divBdr>
      <w:divsChild>
        <w:div w:id="1463303514">
          <w:marLeft w:val="0"/>
          <w:marRight w:val="0"/>
          <w:marTop w:val="0"/>
          <w:marBottom w:val="0"/>
          <w:divBdr>
            <w:top w:val="none" w:sz="0" w:space="0" w:color="auto"/>
            <w:left w:val="none" w:sz="0" w:space="0" w:color="auto"/>
            <w:bottom w:val="none" w:sz="0" w:space="0" w:color="auto"/>
            <w:right w:val="none" w:sz="0" w:space="0" w:color="auto"/>
          </w:divBdr>
          <w:divsChild>
            <w:div w:id="54744069">
              <w:marLeft w:val="0"/>
              <w:marRight w:val="0"/>
              <w:marTop w:val="0"/>
              <w:marBottom w:val="0"/>
              <w:divBdr>
                <w:top w:val="none" w:sz="0" w:space="0" w:color="auto"/>
                <w:left w:val="none" w:sz="0" w:space="0" w:color="auto"/>
                <w:bottom w:val="none" w:sz="0" w:space="0" w:color="auto"/>
                <w:right w:val="none" w:sz="0" w:space="0" w:color="auto"/>
              </w:divBdr>
              <w:divsChild>
                <w:div w:id="1125387141">
                  <w:marLeft w:val="0"/>
                  <w:marRight w:val="0"/>
                  <w:marTop w:val="0"/>
                  <w:marBottom w:val="0"/>
                  <w:divBdr>
                    <w:top w:val="none" w:sz="0" w:space="0" w:color="auto"/>
                    <w:left w:val="none" w:sz="0" w:space="0" w:color="auto"/>
                    <w:bottom w:val="none" w:sz="0" w:space="0" w:color="auto"/>
                    <w:right w:val="none" w:sz="0" w:space="0" w:color="auto"/>
                  </w:divBdr>
                  <w:divsChild>
                    <w:div w:id="897859130">
                      <w:marLeft w:val="0"/>
                      <w:marRight w:val="0"/>
                      <w:marTop w:val="0"/>
                      <w:marBottom w:val="0"/>
                      <w:divBdr>
                        <w:top w:val="none" w:sz="0" w:space="0" w:color="auto"/>
                        <w:left w:val="none" w:sz="0" w:space="0" w:color="auto"/>
                        <w:bottom w:val="none" w:sz="0" w:space="0" w:color="auto"/>
                        <w:right w:val="none" w:sz="0" w:space="0" w:color="auto"/>
                      </w:divBdr>
                      <w:divsChild>
                        <w:div w:id="930964268">
                          <w:marLeft w:val="0"/>
                          <w:marRight w:val="0"/>
                          <w:marTop w:val="0"/>
                          <w:marBottom w:val="0"/>
                          <w:divBdr>
                            <w:top w:val="none" w:sz="0" w:space="0" w:color="auto"/>
                            <w:left w:val="none" w:sz="0" w:space="0" w:color="auto"/>
                            <w:bottom w:val="none" w:sz="0" w:space="0" w:color="auto"/>
                            <w:right w:val="none" w:sz="0" w:space="0" w:color="auto"/>
                          </w:divBdr>
                          <w:divsChild>
                            <w:div w:id="1509445649">
                              <w:marLeft w:val="0"/>
                              <w:marRight w:val="0"/>
                              <w:marTop w:val="0"/>
                              <w:marBottom w:val="0"/>
                              <w:divBdr>
                                <w:top w:val="none" w:sz="0" w:space="0" w:color="auto"/>
                                <w:left w:val="none" w:sz="0" w:space="0" w:color="auto"/>
                                <w:bottom w:val="none" w:sz="0" w:space="0" w:color="auto"/>
                                <w:right w:val="none" w:sz="0" w:space="0" w:color="auto"/>
                              </w:divBdr>
                              <w:divsChild>
                                <w:div w:id="1381131390">
                                  <w:marLeft w:val="0"/>
                                  <w:marRight w:val="0"/>
                                  <w:marTop w:val="0"/>
                                  <w:marBottom w:val="0"/>
                                  <w:divBdr>
                                    <w:top w:val="none" w:sz="0" w:space="0" w:color="auto"/>
                                    <w:left w:val="none" w:sz="0" w:space="0" w:color="auto"/>
                                    <w:bottom w:val="none" w:sz="0" w:space="0" w:color="auto"/>
                                    <w:right w:val="none" w:sz="0" w:space="0" w:color="auto"/>
                                  </w:divBdr>
                                  <w:divsChild>
                                    <w:div w:id="141913536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E3733A-3580-714C-9AF9-6175D2B12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1740</TotalTime>
  <Pages>12</Pages>
  <Words>1303</Words>
  <Characters>7432</Characters>
  <Application>Microsoft Office Word</Application>
  <DocSecurity>0</DocSecurity>
  <Lines>61</Lines>
  <Paragraphs>17</Paragraphs>
  <ScaleCrop>false</ScaleCrop>
  <Company/>
  <LinksUpToDate>false</LinksUpToDate>
  <CharactersWithSpaces>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t45744</cp:lastModifiedBy>
  <cp:revision>103</cp:revision>
  <dcterms:created xsi:type="dcterms:W3CDTF">2012-12-13T10:41:00Z</dcterms:created>
  <dcterms:modified xsi:type="dcterms:W3CDTF">2026-04-02T14:13:00Z</dcterms:modified>
</cp:coreProperties>
</file>